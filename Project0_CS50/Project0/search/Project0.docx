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64FE" w:rsidRPr="002B64FE" w:rsidRDefault="002B64FE" w:rsidP="002B64FE">
      <w:pPr>
        <w:pBdr>
          <w:bottom w:val="single" w:sz="6" w:space="0" w:color="E9ECEF"/>
        </w:pBdr>
        <w:shd w:val="clear" w:color="auto" w:fill="FFFFFF"/>
        <w:spacing w:after="0" w:afterAutospacing="1" w:line="240" w:lineRule="auto"/>
        <w:outlineLvl w:val="0"/>
        <w:rPr>
          <w:rFonts w:ascii="PT Sans" w:eastAsia="Times New Roman" w:hAnsi="PT Sans" w:cs="Times New Roman"/>
          <w:b/>
          <w:bCs/>
          <w:color w:val="212529"/>
          <w:kern w:val="36"/>
          <w:sz w:val="48"/>
          <w:szCs w:val="48"/>
          <w:lang w:eastAsia="en-CA"/>
        </w:rPr>
      </w:pPr>
      <w:r w:rsidRPr="002B64FE">
        <w:rPr>
          <w:rFonts w:ascii="PT Sans" w:eastAsia="Times New Roman" w:hAnsi="PT Sans" w:cs="Times New Roman"/>
          <w:b/>
          <w:bCs/>
          <w:color w:val="212529"/>
          <w:kern w:val="36"/>
          <w:sz w:val="48"/>
          <w:szCs w:val="48"/>
          <w:lang w:eastAsia="en-CA"/>
        </w:rPr>
        <w:fldChar w:fldCharType="begin"/>
      </w:r>
      <w:r w:rsidRPr="002B64FE">
        <w:rPr>
          <w:rFonts w:ascii="PT Sans" w:eastAsia="Times New Roman" w:hAnsi="PT Sans" w:cs="Times New Roman"/>
          <w:b/>
          <w:bCs/>
          <w:color w:val="212529"/>
          <w:kern w:val="36"/>
          <w:sz w:val="48"/>
          <w:szCs w:val="48"/>
          <w:lang w:eastAsia="en-CA"/>
        </w:rPr>
        <w:instrText xml:space="preserve"> HYPERLINK "https://cs50.harvard.edu/web/2020/projects/0/search/" \l "search" </w:instrText>
      </w:r>
      <w:r w:rsidRPr="002B64FE">
        <w:rPr>
          <w:rFonts w:ascii="PT Sans" w:eastAsia="Times New Roman" w:hAnsi="PT Sans" w:cs="Times New Roman"/>
          <w:b/>
          <w:bCs/>
          <w:color w:val="212529"/>
          <w:kern w:val="36"/>
          <w:sz w:val="48"/>
          <w:szCs w:val="48"/>
          <w:lang w:eastAsia="en-CA"/>
        </w:rPr>
        <w:fldChar w:fldCharType="separate"/>
      </w:r>
      <w:r w:rsidRPr="002B64FE">
        <w:rPr>
          <w:rFonts w:ascii="PT Sans" w:eastAsia="Times New Roman" w:hAnsi="PT Sans" w:cs="Times New Roman"/>
          <w:b/>
          <w:bCs/>
          <w:color w:val="0000FF"/>
          <w:kern w:val="36"/>
          <w:sz w:val="48"/>
          <w:szCs w:val="48"/>
          <w:lang w:eastAsia="en-CA"/>
        </w:rPr>
        <w:t>Search</w:t>
      </w:r>
      <w:r w:rsidRPr="002B64FE">
        <w:rPr>
          <w:rFonts w:ascii="PT Sans" w:eastAsia="Times New Roman" w:hAnsi="PT Sans" w:cs="Times New Roman"/>
          <w:b/>
          <w:bCs/>
          <w:color w:val="212529"/>
          <w:kern w:val="36"/>
          <w:sz w:val="48"/>
          <w:szCs w:val="48"/>
          <w:lang w:eastAsia="en-CA"/>
        </w:rPr>
        <w:fldChar w:fldCharType="end"/>
      </w:r>
    </w:p>
    <w:p w:rsidR="002B64FE" w:rsidRPr="002B64FE" w:rsidRDefault="002B64FE" w:rsidP="002B64FE">
      <w:pPr>
        <w:shd w:val="clear" w:color="auto" w:fill="FFFFFF"/>
        <w:spacing w:after="10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Design a front-end for Google Search, Google Image Search, and Google Advanced Search.</w:t>
      </w:r>
    </w:p>
    <w:p w:rsidR="002B64FE" w:rsidRPr="002B64FE" w:rsidRDefault="00F428AF" w:rsidP="002B64FE">
      <w:pPr>
        <w:pBdr>
          <w:bottom w:val="single" w:sz="6" w:space="0" w:color="E9ECEF"/>
        </w:pBdr>
        <w:shd w:val="clear" w:color="auto" w:fill="FFFFFF"/>
        <w:spacing w:after="0" w:afterAutospacing="1" w:line="240" w:lineRule="auto"/>
        <w:outlineLvl w:val="1"/>
        <w:rPr>
          <w:rFonts w:ascii="PT Sans" w:eastAsia="Times New Roman" w:hAnsi="PT Sans" w:cs="Times New Roman"/>
          <w:b/>
          <w:bCs/>
          <w:color w:val="212529"/>
          <w:sz w:val="36"/>
          <w:szCs w:val="36"/>
          <w:lang w:eastAsia="en-CA"/>
        </w:rPr>
      </w:pPr>
      <w:hyperlink r:id="rId5" w:anchor="background" w:history="1">
        <w:r w:rsidR="002B64FE" w:rsidRPr="002B64FE">
          <w:rPr>
            <w:rFonts w:ascii="PT Sans" w:eastAsia="Times New Roman" w:hAnsi="PT Sans" w:cs="Times New Roman"/>
            <w:b/>
            <w:bCs/>
            <w:color w:val="0000FF"/>
            <w:sz w:val="36"/>
            <w:szCs w:val="36"/>
            <w:lang w:eastAsia="en-CA"/>
          </w:rPr>
          <w:t>Background</w:t>
        </w:r>
      </w:hyperlink>
    </w:p>
    <w:p w:rsidR="002B64FE" w:rsidRPr="002B64FE" w:rsidRDefault="002B64FE" w:rsidP="002B64FE">
      <w:pPr>
        <w:shd w:val="clear" w:color="auto" w:fill="FFFFFF"/>
        <w:spacing w:after="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Recall from lecture that we can create an HTML form using a </w:t>
      </w:r>
      <w:r w:rsidRPr="002B64FE">
        <w:rPr>
          <w:rFonts w:ascii="Consolas" w:eastAsia="Times New Roman" w:hAnsi="Consolas" w:cs="Courier New"/>
          <w:color w:val="212529"/>
          <w:sz w:val="21"/>
          <w:szCs w:val="21"/>
          <w:shd w:val="clear" w:color="auto" w:fill="E9ECEF"/>
          <w:lang w:eastAsia="en-CA"/>
        </w:rPr>
        <w:t>&lt;form&gt;</w:t>
      </w:r>
      <w:r w:rsidRPr="002B64FE">
        <w:rPr>
          <w:rFonts w:ascii="PT Sans" w:eastAsia="Times New Roman" w:hAnsi="PT Sans" w:cs="Times New Roman"/>
          <w:color w:val="212529"/>
          <w:sz w:val="24"/>
          <w:szCs w:val="24"/>
          <w:lang w:eastAsia="en-CA"/>
        </w:rPr>
        <w:t> tag and can add </w:t>
      </w:r>
      <w:r w:rsidRPr="002B64FE">
        <w:rPr>
          <w:rFonts w:ascii="Consolas" w:eastAsia="Times New Roman" w:hAnsi="Consolas" w:cs="Courier New"/>
          <w:color w:val="212529"/>
          <w:sz w:val="21"/>
          <w:szCs w:val="21"/>
          <w:shd w:val="clear" w:color="auto" w:fill="E9ECEF"/>
          <w:lang w:eastAsia="en-CA"/>
        </w:rPr>
        <w:t>&lt;input&gt;</w:t>
      </w:r>
      <w:r w:rsidRPr="002B64FE">
        <w:rPr>
          <w:rFonts w:ascii="PT Sans" w:eastAsia="Times New Roman" w:hAnsi="PT Sans" w:cs="Times New Roman"/>
          <w:color w:val="212529"/>
          <w:sz w:val="24"/>
          <w:szCs w:val="24"/>
          <w:lang w:eastAsia="en-CA"/>
        </w:rPr>
        <w:t> tags to create input fields for that form. Later in the course, we’ll see how to write web applications that can accept form data as input. For this project, we’ll write forms that send data to an existing web server: in this case, Google’s.</w:t>
      </w:r>
    </w:p>
    <w:p w:rsidR="002B64FE" w:rsidRPr="002B64FE" w:rsidRDefault="002B64FE" w:rsidP="002B64FE">
      <w:pPr>
        <w:shd w:val="clear" w:color="auto" w:fill="FFFFFF"/>
        <w:spacing w:after="10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When you perform a Google search, as by typing in a query into Google’s homepage and clicking the “Google Search” button, how does that query work? Let’s try to find out.</w:t>
      </w:r>
    </w:p>
    <w:p w:rsidR="002B64FE" w:rsidRPr="002B64FE" w:rsidRDefault="002B64FE" w:rsidP="002B64FE">
      <w:pPr>
        <w:shd w:val="clear" w:color="auto" w:fill="FFFFFF"/>
        <w:spacing w:after="10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 xml:space="preserve">Navigate to https://www.google.com/, type in a query like “Harvard” into the search </w:t>
      </w:r>
      <w:proofErr w:type="gramStart"/>
      <w:r w:rsidRPr="002B64FE">
        <w:rPr>
          <w:rFonts w:ascii="PT Sans" w:eastAsia="Times New Roman" w:hAnsi="PT Sans" w:cs="Times New Roman"/>
          <w:color w:val="212529"/>
          <w:sz w:val="24"/>
          <w:szCs w:val="24"/>
          <w:lang w:eastAsia="en-CA"/>
        </w:rPr>
        <w:t>field, and</w:t>
      </w:r>
      <w:proofErr w:type="gramEnd"/>
      <w:r w:rsidRPr="002B64FE">
        <w:rPr>
          <w:rFonts w:ascii="PT Sans" w:eastAsia="Times New Roman" w:hAnsi="PT Sans" w:cs="Times New Roman"/>
          <w:color w:val="212529"/>
          <w:sz w:val="24"/>
          <w:szCs w:val="24"/>
          <w:lang w:eastAsia="en-CA"/>
        </w:rPr>
        <w:t xml:space="preserve"> click the “Google Search” button.</w:t>
      </w:r>
    </w:p>
    <w:p w:rsidR="002B64FE" w:rsidRPr="002B64FE" w:rsidRDefault="002B64FE" w:rsidP="002B64FE">
      <w:pPr>
        <w:shd w:val="clear" w:color="auto" w:fill="FFFFFF"/>
        <w:spacing w:after="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 xml:space="preserve">As you probably expected, you should see Google search results for “Harvard.” But now, </w:t>
      </w:r>
      <w:proofErr w:type="gramStart"/>
      <w:r w:rsidRPr="002B64FE">
        <w:rPr>
          <w:rFonts w:ascii="PT Sans" w:eastAsia="Times New Roman" w:hAnsi="PT Sans" w:cs="Times New Roman"/>
          <w:color w:val="212529"/>
          <w:sz w:val="24"/>
          <w:szCs w:val="24"/>
          <w:lang w:eastAsia="en-CA"/>
        </w:rPr>
        <w:t>take a look</w:t>
      </w:r>
      <w:proofErr w:type="gramEnd"/>
      <w:r w:rsidRPr="002B64FE">
        <w:rPr>
          <w:rFonts w:ascii="PT Sans" w:eastAsia="Times New Roman" w:hAnsi="PT Sans" w:cs="Times New Roman"/>
          <w:color w:val="212529"/>
          <w:sz w:val="24"/>
          <w:szCs w:val="24"/>
          <w:lang w:eastAsia="en-CA"/>
        </w:rPr>
        <w:t xml:space="preserve"> at the URL. It should begin with </w:t>
      </w:r>
      <w:r w:rsidRPr="002B64FE">
        <w:rPr>
          <w:rFonts w:ascii="Consolas" w:eastAsia="Times New Roman" w:hAnsi="Consolas" w:cs="Courier New"/>
          <w:color w:val="212529"/>
          <w:sz w:val="21"/>
          <w:szCs w:val="21"/>
          <w:shd w:val="clear" w:color="auto" w:fill="E9ECEF"/>
          <w:lang w:eastAsia="en-CA"/>
        </w:rPr>
        <w:t>https://www.google.com/search</w:t>
      </w:r>
      <w:r w:rsidRPr="002B64FE">
        <w:rPr>
          <w:rFonts w:ascii="PT Sans" w:eastAsia="Times New Roman" w:hAnsi="PT Sans" w:cs="Times New Roman"/>
          <w:color w:val="212529"/>
          <w:sz w:val="24"/>
          <w:szCs w:val="24"/>
          <w:lang w:eastAsia="en-CA"/>
        </w:rPr>
        <w:t>, the route on Google’s website that allows for searching. But following the route is a </w:t>
      </w:r>
      <w:r w:rsidRPr="002B64FE">
        <w:rPr>
          <w:rFonts w:ascii="Consolas" w:eastAsia="Times New Roman" w:hAnsi="Consolas" w:cs="Courier New"/>
          <w:color w:val="212529"/>
          <w:sz w:val="21"/>
          <w:szCs w:val="21"/>
          <w:shd w:val="clear" w:color="auto" w:fill="E9ECEF"/>
          <w:lang w:eastAsia="en-CA"/>
        </w:rPr>
        <w:t>?</w:t>
      </w:r>
      <w:r w:rsidRPr="002B64FE">
        <w:rPr>
          <w:rFonts w:ascii="PT Sans" w:eastAsia="Times New Roman" w:hAnsi="PT Sans" w:cs="Times New Roman"/>
          <w:color w:val="212529"/>
          <w:sz w:val="24"/>
          <w:szCs w:val="24"/>
          <w:lang w:eastAsia="en-CA"/>
        </w:rPr>
        <w:t>, followed by some additional information.</w:t>
      </w:r>
    </w:p>
    <w:p w:rsidR="002B64FE" w:rsidRPr="002B64FE" w:rsidRDefault="002B64FE" w:rsidP="002B64FE">
      <w:pPr>
        <w:shd w:val="clear" w:color="auto" w:fill="FFFFFF"/>
        <w:spacing w:after="10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Those additional pieces of information in the URL are known as a query string. The query string consists of a sequence of GET parameters, where each parameter has a name and a value. Query strings are generally formatted as</w:t>
      </w:r>
    </w:p>
    <w:p w:rsidR="002B64FE" w:rsidRPr="002B64FE" w:rsidRDefault="002B64FE" w:rsidP="002B64F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444444"/>
          <w:sz w:val="20"/>
          <w:szCs w:val="20"/>
          <w:lang w:eastAsia="en-CA"/>
        </w:rPr>
        <w:t>field1=value1&amp;field2=value2&amp;field3=value3...</w:t>
      </w:r>
    </w:p>
    <w:p w:rsidR="002B64FE" w:rsidRPr="002B64FE" w:rsidRDefault="002B64FE" w:rsidP="002B64FE">
      <w:pPr>
        <w:shd w:val="clear" w:color="auto" w:fill="FFFFFF"/>
        <w:spacing w:after="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where an </w:t>
      </w:r>
      <w:r w:rsidRPr="002B64FE">
        <w:rPr>
          <w:rFonts w:ascii="Consolas" w:eastAsia="Times New Roman" w:hAnsi="Consolas" w:cs="Courier New"/>
          <w:color w:val="212529"/>
          <w:sz w:val="21"/>
          <w:szCs w:val="21"/>
          <w:shd w:val="clear" w:color="auto" w:fill="E9ECEF"/>
          <w:lang w:eastAsia="en-CA"/>
        </w:rPr>
        <w:t>=</w:t>
      </w:r>
      <w:r w:rsidRPr="002B64FE">
        <w:rPr>
          <w:rFonts w:ascii="PT Sans" w:eastAsia="Times New Roman" w:hAnsi="PT Sans" w:cs="Times New Roman"/>
          <w:color w:val="212529"/>
          <w:sz w:val="24"/>
          <w:szCs w:val="24"/>
          <w:lang w:eastAsia="en-CA"/>
        </w:rPr>
        <w:t> separates the name of the parameter from its value, and the </w:t>
      </w:r>
      <w:r w:rsidRPr="002B64FE">
        <w:rPr>
          <w:rFonts w:ascii="Consolas" w:eastAsia="Times New Roman" w:hAnsi="Consolas" w:cs="Courier New"/>
          <w:color w:val="212529"/>
          <w:sz w:val="21"/>
          <w:szCs w:val="21"/>
          <w:shd w:val="clear" w:color="auto" w:fill="E9ECEF"/>
          <w:lang w:eastAsia="en-CA"/>
        </w:rPr>
        <w:t>&amp;</w:t>
      </w:r>
      <w:r w:rsidRPr="002B64FE">
        <w:rPr>
          <w:rFonts w:ascii="PT Sans" w:eastAsia="Times New Roman" w:hAnsi="PT Sans" w:cs="Times New Roman"/>
          <w:color w:val="212529"/>
          <w:sz w:val="24"/>
          <w:szCs w:val="24"/>
          <w:lang w:eastAsia="en-CA"/>
        </w:rPr>
        <w:t> symbol separates parameters from one another. These parameters are a way for forms to submit information to a web server, by encoding the form data in the URL.</w:t>
      </w:r>
    </w:p>
    <w:p w:rsidR="002B64FE" w:rsidRPr="002B64FE" w:rsidRDefault="002B64FE" w:rsidP="002B64FE">
      <w:pPr>
        <w:shd w:val="clear" w:color="auto" w:fill="FFFFFF"/>
        <w:spacing w:after="100" w:afterAutospacing="1" w:line="240" w:lineRule="auto"/>
        <w:rPr>
          <w:rFonts w:ascii="PT Sans" w:eastAsia="Times New Roman" w:hAnsi="PT Sans" w:cs="Times New Roman"/>
          <w:color w:val="212529"/>
          <w:sz w:val="24"/>
          <w:szCs w:val="24"/>
          <w:lang w:eastAsia="en-CA"/>
        </w:rPr>
      </w:pPr>
      <w:proofErr w:type="gramStart"/>
      <w:r w:rsidRPr="002B64FE">
        <w:rPr>
          <w:rFonts w:ascii="PT Sans" w:eastAsia="Times New Roman" w:hAnsi="PT Sans" w:cs="Times New Roman"/>
          <w:color w:val="212529"/>
          <w:sz w:val="24"/>
          <w:szCs w:val="24"/>
          <w:lang w:eastAsia="en-CA"/>
        </w:rPr>
        <w:t>Take a look</w:t>
      </w:r>
      <w:proofErr w:type="gramEnd"/>
      <w:r w:rsidRPr="002B64FE">
        <w:rPr>
          <w:rFonts w:ascii="PT Sans" w:eastAsia="Times New Roman" w:hAnsi="PT Sans" w:cs="Times New Roman"/>
          <w:color w:val="212529"/>
          <w:sz w:val="24"/>
          <w:szCs w:val="24"/>
          <w:lang w:eastAsia="en-CA"/>
        </w:rPr>
        <w:t xml:space="preserve"> at the URL for your Google search results page. It seems there are quite a few parameters that Google is using. Look through the URL (it may be helpful to copy/paste it into a text editor</w:t>
      </w:r>
      <w:proofErr w:type="gramStart"/>
      <w:r w:rsidRPr="002B64FE">
        <w:rPr>
          <w:rFonts w:ascii="PT Sans" w:eastAsia="Times New Roman" w:hAnsi="PT Sans" w:cs="Times New Roman"/>
          <w:color w:val="212529"/>
          <w:sz w:val="24"/>
          <w:szCs w:val="24"/>
          <w:lang w:eastAsia="en-CA"/>
        </w:rPr>
        <w:t>), and</w:t>
      </w:r>
      <w:proofErr w:type="gramEnd"/>
      <w:r w:rsidRPr="002B64FE">
        <w:rPr>
          <w:rFonts w:ascii="PT Sans" w:eastAsia="Times New Roman" w:hAnsi="PT Sans" w:cs="Times New Roman"/>
          <w:color w:val="212529"/>
          <w:sz w:val="24"/>
          <w:szCs w:val="24"/>
          <w:lang w:eastAsia="en-CA"/>
        </w:rPr>
        <w:t xml:space="preserve"> see if you can find any mention of “Harvard,” our query.</w:t>
      </w:r>
    </w:p>
    <w:p w:rsidR="002B64FE" w:rsidRPr="002B64FE" w:rsidRDefault="002B64FE" w:rsidP="002B64FE">
      <w:pPr>
        <w:shd w:val="clear" w:color="auto" w:fill="FFFFFF"/>
        <w:spacing w:after="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If you look through the URL, you should see that one of the GET parameters in the URL is </w:t>
      </w:r>
      <w:r w:rsidRPr="002B64FE">
        <w:rPr>
          <w:rFonts w:ascii="Consolas" w:eastAsia="Times New Roman" w:hAnsi="Consolas" w:cs="Courier New"/>
          <w:color w:val="212529"/>
          <w:sz w:val="21"/>
          <w:szCs w:val="21"/>
          <w:shd w:val="clear" w:color="auto" w:fill="E9ECEF"/>
          <w:lang w:eastAsia="en-CA"/>
        </w:rPr>
        <w:t>q=Harvard</w:t>
      </w:r>
      <w:r w:rsidRPr="002B64FE">
        <w:rPr>
          <w:rFonts w:ascii="PT Sans" w:eastAsia="Times New Roman" w:hAnsi="PT Sans" w:cs="Times New Roman"/>
          <w:color w:val="212529"/>
          <w:sz w:val="24"/>
          <w:szCs w:val="24"/>
          <w:lang w:eastAsia="en-CA"/>
        </w:rPr>
        <w:t>. This suggests that the name for the parameter corresponding to a Google search is </w:t>
      </w:r>
      <w:r w:rsidRPr="002B64FE">
        <w:rPr>
          <w:rFonts w:ascii="Consolas" w:eastAsia="Times New Roman" w:hAnsi="Consolas" w:cs="Courier New"/>
          <w:color w:val="212529"/>
          <w:sz w:val="21"/>
          <w:szCs w:val="21"/>
          <w:shd w:val="clear" w:color="auto" w:fill="E9ECEF"/>
          <w:lang w:eastAsia="en-CA"/>
        </w:rPr>
        <w:t>q</w:t>
      </w:r>
      <w:r w:rsidRPr="002B64FE">
        <w:rPr>
          <w:rFonts w:ascii="PT Sans" w:eastAsia="Times New Roman" w:hAnsi="PT Sans" w:cs="Times New Roman"/>
          <w:color w:val="212529"/>
          <w:sz w:val="24"/>
          <w:szCs w:val="24"/>
          <w:lang w:eastAsia="en-CA"/>
        </w:rPr>
        <w:t> (likely short for “query”).</w:t>
      </w:r>
    </w:p>
    <w:p w:rsidR="002B64FE" w:rsidRPr="002B64FE" w:rsidRDefault="002B64FE" w:rsidP="002B64FE">
      <w:pPr>
        <w:shd w:val="clear" w:color="auto" w:fill="FFFFFF"/>
        <w:spacing w:after="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It turns out that, while the other parameters provide useful data to Google, only the </w:t>
      </w:r>
      <w:r w:rsidRPr="002B64FE">
        <w:rPr>
          <w:rFonts w:ascii="Consolas" w:eastAsia="Times New Roman" w:hAnsi="Consolas" w:cs="Courier New"/>
          <w:color w:val="212529"/>
          <w:sz w:val="21"/>
          <w:szCs w:val="21"/>
          <w:shd w:val="clear" w:color="auto" w:fill="E9ECEF"/>
          <w:lang w:eastAsia="en-CA"/>
        </w:rPr>
        <w:t>q</w:t>
      </w:r>
      <w:r w:rsidRPr="002B64FE">
        <w:rPr>
          <w:rFonts w:ascii="PT Sans" w:eastAsia="Times New Roman" w:hAnsi="PT Sans" w:cs="Times New Roman"/>
          <w:color w:val="212529"/>
          <w:sz w:val="24"/>
          <w:szCs w:val="24"/>
          <w:lang w:eastAsia="en-CA"/>
        </w:rPr>
        <w:t> parameter is required to perform a search. You can test this for yourself by visiting </w:t>
      </w:r>
      <w:r w:rsidRPr="002B64FE">
        <w:rPr>
          <w:rFonts w:ascii="Consolas" w:eastAsia="Times New Roman" w:hAnsi="Consolas" w:cs="Courier New"/>
          <w:color w:val="212529"/>
          <w:sz w:val="21"/>
          <w:szCs w:val="21"/>
          <w:shd w:val="clear" w:color="auto" w:fill="E9ECEF"/>
          <w:lang w:eastAsia="en-CA"/>
        </w:rPr>
        <w:t>https://www.google.com/search?q=Harvard</w:t>
      </w:r>
      <w:r w:rsidRPr="002B64FE">
        <w:rPr>
          <w:rFonts w:ascii="PT Sans" w:eastAsia="Times New Roman" w:hAnsi="PT Sans" w:cs="Times New Roman"/>
          <w:color w:val="212529"/>
          <w:sz w:val="24"/>
          <w:szCs w:val="24"/>
          <w:lang w:eastAsia="en-CA"/>
        </w:rPr>
        <w:t>, deleting all the other parameters. You should see the same Google results!</w:t>
      </w:r>
    </w:p>
    <w:p w:rsidR="002B64FE" w:rsidRPr="002B64FE" w:rsidRDefault="002B64FE" w:rsidP="002B64FE">
      <w:pPr>
        <w:shd w:val="clear" w:color="auto" w:fill="FFFFFF"/>
        <w:spacing w:after="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lastRenderedPageBreak/>
        <w:t xml:space="preserve">Using this information, we can </w:t>
      </w:r>
      <w:proofErr w:type="gramStart"/>
      <w:r w:rsidRPr="002B64FE">
        <w:rPr>
          <w:rFonts w:ascii="PT Sans" w:eastAsia="Times New Roman" w:hAnsi="PT Sans" w:cs="Times New Roman"/>
          <w:color w:val="212529"/>
          <w:sz w:val="24"/>
          <w:szCs w:val="24"/>
          <w:lang w:eastAsia="en-CA"/>
        </w:rPr>
        <w:t>actually re-implement</w:t>
      </w:r>
      <w:proofErr w:type="gramEnd"/>
      <w:r w:rsidRPr="002B64FE">
        <w:rPr>
          <w:rFonts w:ascii="PT Sans" w:eastAsia="Times New Roman" w:hAnsi="PT Sans" w:cs="Times New Roman"/>
          <w:color w:val="212529"/>
          <w:sz w:val="24"/>
          <w:szCs w:val="24"/>
          <w:lang w:eastAsia="en-CA"/>
        </w:rPr>
        <w:t xml:space="preserve"> a front end for Google’s homepage. Paste the below into an HTML file called </w:t>
      </w:r>
      <w:proofErr w:type="gramStart"/>
      <w:r w:rsidRPr="002B64FE">
        <w:rPr>
          <w:rFonts w:ascii="Consolas" w:eastAsia="Times New Roman" w:hAnsi="Consolas" w:cs="Courier New"/>
          <w:color w:val="212529"/>
          <w:sz w:val="21"/>
          <w:szCs w:val="21"/>
          <w:shd w:val="clear" w:color="auto" w:fill="E9ECEF"/>
          <w:lang w:eastAsia="en-CA"/>
        </w:rPr>
        <w:t>index.html</w:t>
      </w:r>
      <w:r w:rsidRPr="002B64FE">
        <w:rPr>
          <w:rFonts w:ascii="PT Sans" w:eastAsia="Times New Roman" w:hAnsi="PT Sans" w:cs="Times New Roman"/>
          <w:color w:val="212529"/>
          <w:sz w:val="24"/>
          <w:szCs w:val="24"/>
          <w:lang w:eastAsia="en-CA"/>
        </w:rPr>
        <w:t>, and</w:t>
      </w:r>
      <w:proofErr w:type="gramEnd"/>
      <w:r w:rsidRPr="002B64FE">
        <w:rPr>
          <w:rFonts w:ascii="PT Sans" w:eastAsia="Times New Roman" w:hAnsi="PT Sans" w:cs="Times New Roman"/>
          <w:color w:val="212529"/>
          <w:sz w:val="24"/>
          <w:szCs w:val="24"/>
          <w:lang w:eastAsia="en-CA"/>
        </w:rPr>
        <w:t xml:space="preserve"> open it in a browser.</w:t>
      </w:r>
    </w:p>
    <w:p w:rsidR="002B64FE" w:rsidRPr="002B64FE" w:rsidRDefault="002B64FE" w:rsidP="002B64F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CC00A3"/>
          <w:sz w:val="20"/>
          <w:szCs w:val="20"/>
          <w:lang w:eastAsia="en-CA"/>
        </w:rPr>
        <w:t>&lt;!DOCTYPE html&gt;</w:t>
      </w:r>
    </w:p>
    <w:p w:rsidR="002B64FE" w:rsidRPr="002B64FE" w:rsidRDefault="002B64FE" w:rsidP="002B64F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444444"/>
          <w:sz w:val="20"/>
          <w:szCs w:val="20"/>
          <w:lang w:eastAsia="en-CA"/>
        </w:rPr>
        <w:t xml:space="preserve">&lt;html </w:t>
      </w:r>
      <w:proofErr w:type="spellStart"/>
      <w:r w:rsidRPr="002B64FE">
        <w:rPr>
          <w:rFonts w:ascii="Consolas" w:eastAsia="Times New Roman" w:hAnsi="Consolas" w:cs="Courier New"/>
          <w:color w:val="444444"/>
          <w:sz w:val="20"/>
          <w:szCs w:val="20"/>
          <w:lang w:eastAsia="en-CA"/>
        </w:rPr>
        <w:t>lang</w:t>
      </w:r>
      <w:proofErr w:type="spellEnd"/>
      <w:r w:rsidRPr="002B64FE">
        <w:rPr>
          <w:rFonts w:ascii="Consolas" w:eastAsia="Times New Roman" w:hAnsi="Consolas" w:cs="Courier New"/>
          <w:color w:val="444444"/>
          <w:sz w:val="20"/>
          <w:szCs w:val="20"/>
          <w:lang w:eastAsia="en-CA"/>
        </w:rPr>
        <w:t>=</w:t>
      </w:r>
      <w:r w:rsidRPr="002B64FE">
        <w:rPr>
          <w:rFonts w:ascii="Consolas" w:eastAsia="Times New Roman" w:hAnsi="Consolas" w:cs="Courier New"/>
          <w:color w:val="009C00"/>
          <w:sz w:val="20"/>
          <w:szCs w:val="20"/>
          <w:lang w:eastAsia="en-CA"/>
        </w:rPr>
        <w:t>"</w:t>
      </w:r>
      <w:proofErr w:type="spellStart"/>
      <w:r w:rsidRPr="002B64FE">
        <w:rPr>
          <w:rFonts w:ascii="Consolas" w:eastAsia="Times New Roman" w:hAnsi="Consolas" w:cs="Courier New"/>
          <w:color w:val="009C00"/>
          <w:sz w:val="20"/>
          <w:szCs w:val="20"/>
          <w:lang w:eastAsia="en-CA"/>
        </w:rPr>
        <w:t>en</w:t>
      </w:r>
      <w:proofErr w:type="spellEnd"/>
      <w:r w:rsidRPr="002B64FE">
        <w:rPr>
          <w:rFonts w:ascii="Consolas" w:eastAsia="Times New Roman" w:hAnsi="Consolas" w:cs="Courier New"/>
          <w:color w:val="009C00"/>
          <w:sz w:val="20"/>
          <w:szCs w:val="20"/>
          <w:lang w:eastAsia="en-CA"/>
        </w:rPr>
        <w:t>"</w:t>
      </w:r>
      <w:r w:rsidRPr="002B64FE">
        <w:rPr>
          <w:rFonts w:ascii="Consolas" w:eastAsia="Times New Roman" w:hAnsi="Consolas" w:cs="Courier New"/>
          <w:color w:val="444444"/>
          <w:sz w:val="20"/>
          <w:szCs w:val="20"/>
          <w:lang w:eastAsia="en-CA"/>
        </w:rPr>
        <w:t>&gt;</w:t>
      </w:r>
    </w:p>
    <w:p w:rsidR="002B64FE" w:rsidRPr="002B64FE" w:rsidRDefault="002B64FE" w:rsidP="002B64F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444444"/>
          <w:sz w:val="20"/>
          <w:szCs w:val="20"/>
          <w:lang w:eastAsia="en-CA"/>
        </w:rPr>
        <w:t xml:space="preserve">    &lt;head&gt;</w:t>
      </w:r>
    </w:p>
    <w:p w:rsidR="002B64FE" w:rsidRPr="002B64FE" w:rsidRDefault="002B64FE" w:rsidP="002B64F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444444"/>
          <w:sz w:val="20"/>
          <w:szCs w:val="20"/>
          <w:lang w:eastAsia="en-CA"/>
        </w:rPr>
        <w:t xml:space="preserve">        &lt;title&gt;Search&lt;/title&gt;</w:t>
      </w:r>
    </w:p>
    <w:p w:rsidR="002B64FE" w:rsidRPr="002B64FE" w:rsidRDefault="002B64FE" w:rsidP="002B64F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444444"/>
          <w:sz w:val="20"/>
          <w:szCs w:val="20"/>
          <w:lang w:eastAsia="en-CA"/>
        </w:rPr>
        <w:t xml:space="preserve">    &lt;/head&gt;</w:t>
      </w:r>
    </w:p>
    <w:p w:rsidR="002B64FE" w:rsidRPr="002B64FE" w:rsidRDefault="002B64FE" w:rsidP="002B64F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444444"/>
          <w:sz w:val="20"/>
          <w:szCs w:val="20"/>
          <w:lang w:eastAsia="en-CA"/>
        </w:rPr>
        <w:t xml:space="preserve">    &lt;body&gt;</w:t>
      </w:r>
    </w:p>
    <w:p w:rsidR="002B64FE" w:rsidRPr="002B64FE" w:rsidRDefault="002B64FE" w:rsidP="002B64F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444444"/>
          <w:sz w:val="20"/>
          <w:szCs w:val="20"/>
          <w:lang w:eastAsia="en-CA"/>
        </w:rPr>
        <w:t xml:space="preserve">        &lt;form action=</w:t>
      </w:r>
      <w:r w:rsidRPr="002B64FE">
        <w:rPr>
          <w:rFonts w:ascii="Consolas" w:eastAsia="Times New Roman" w:hAnsi="Consolas" w:cs="Courier New"/>
          <w:color w:val="009C00"/>
          <w:sz w:val="20"/>
          <w:szCs w:val="20"/>
          <w:lang w:eastAsia="en-CA"/>
        </w:rPr>
        <w:t>"https://google.com/search"</w:t>
      </w:r>
      <w:r w:rsidRPr="002B64FE">
        <w:rPr>
          <w:rFonts w:ascii="Consolas" w:eastAsia="Times New Roman" w:hAnsi="Consolas" w:cs="Courier New"/>
          <w:color w:val="444444"/>
          <w:sz w:val="20"/>
          <w:szCs w:val="20"/>
          <w:lang w:eastAsia="en-CA"/>
        </w:rPr>
        <w:t>&gt;</w:t>
      </w:r>
    </w:p>
    <w:p w:rsidR="002B64FE" w:rsidRPr="002B64FE" w:rsidRDefault="002B64FE" w:rsidP="002B64F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444444"/>
          <w:sz w:val="20"/>
          <w:szCs w:val="20"/>
          <w:lang w:eastAsia="en-CA"/>
        </w:rPr>
        <w:t xml:space="preserve">            &lt;input type=</w:t>
      </w:r>
      <w:r w:rsidRPr="002B64FE">
        <w:rPr>
          <w:rFonts w:ascii="Consolas" w:eastAsia="Times New Roman" w:hAnsi="Consolas" w:cs="Courier New"/>
          <w:color w:val="009C00"/>
          <w:sz w:val="20"/>
          <w:szCs w:val="20"/>
          <w:lang w:eastAsia="en-CA"/>
        </w:rPr>
        <w:t>"text"</w:t>
      </w:r>
      <w:r w:rsidRPr="002B64FE">
        <w:rPr>
          <w:rFonts w:ascii="Consolas" w:eastAsia="Times New Roman" w:hAnsi="Consolas" w:cs="Courier New"/>
          <w:color w:val="444444"/>
          <w:sz w:val="20"/>
          <w:szCs w:val="20"/>
          <w:lang w:eastAsia="en-CA"/>
        </w:rPr>
        <w:t xml:space="preserve"> name=</w:t>
      </w:r>
      <w:r w:rsidRPr="002B64FE">
        <w:rPr>
          <w:rFonts w:ascii="Consolas" w:eastAsia="Times New Roman" w:hAnsi="Consolas" w:cs="Courier New"/>
          <w:color w:val="009C00"/>
          <w:sz w:val="20"/>
          <w:szCs w:val="20"/>
          <w:lang w:eastAsia="en-CA"/>
        </w:rPr>
        <w:t>"q"</w:t>
      </w:r>
      <w:r w:rsidRPr="002B64FE">
        <w:rPr>
          <w:rFonts w:ascii="Consolas" w:eastAsia="Times New Roman" w:hAnsi="Consolas" w:cs="Courier New"/>
          <w:color w:val="444444"/>
          <w:sz w:val="20"/>
          <w:szCs w:val="20"/>
          <w:lang w:eastAsia="en-CA"/>
        </w:rPr>
        <w:t>&gt;</w:t>
      </w:r>
    </w:p>
    <w:p w:rsidR="002B64FE" w:rsidRPr="002B64FE" w:rsidRDefault="002B64FE" w:rsidP="002B64F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444444"/>
          <w:sz w:val="20"/>
          <w:szCs w:val="20"/>
          <w:lang w:eastAsia="en-CA"/>
        </w:rPr>
        <w:t xml:space="preserve">            &lt;input type=</w:t>
      </w:r>
      <w:r w:rsidRPr="002B64FE">
        <w:rPr>
          <w:rFonts w:ascii="Consolas" w:eastAsia="Times New Roman" w:hAnsi="Consolas" w:cs="Courier New"/>
          <w:color w:val="009C00"/>
          <w:sz w:val="20"/>
          <w:szCs w:val="20"/>
          <w:lang w:eastAsia="en-CA"/>
        </w:rPr>
        <w:t>"submit"</w:t>
      </w:r>
      <w:r w:rsidRPr="002B64FE">
        <w:rPr>
          <w:rFonts w:ascii="Consolas" w:eastAsia="Times New Roman" w:hAnsi="Consolas" w:cs="Courier New"/>
          <w:color w:val="444444"/>
          <w:sz w:val="20"/>
          <w:szCs w:val="20"/>
          <w:lang w:eastAsia="en-CA"/>
        </w:rPr>
        <w:t xml:space="preserve"> value=</w:t>
      </w:r>
      <w:r w:rsidRPr="002B64FE">
        <w:rPr>
          <w:rFonts w:ascii="Consolas" w:eastAsia="Times New Roman" w:hAnsi="Consolas" w:cs="Courier New"/>
          <w:color w:val="009C00"/>
          <w:sz w:val="20"/>
          <w:szCs w:val="20"/>
          <w:lang w:eastAsia="en-CA"/>
        </w:rPr>
        <w:t>"Google Search"</w:t>
      </w:r>
      <w:r w:rsidRPr="002B64FE">
        <w:rPr>
          <w:rFonts w:ascii="Consolas" w:eastAsia="Times New Roman" w:hAnsi="Consolas" w:cs="Courier New"/>
          <w:color w:val="444444"/>
          <w:sz w:val="20"/>
          <w:szCs w:val="20"/>
          <w:lang w:eastAsia="en-CA"/>
        </w:rPr>
        <w:t>&gt;</w:t>
      </w:r>
    </w:p>
    <w:p w:rsidR="002B64FE" w:rsidRPr="002B64FE" w:rsidRDefault="002B64FE" w:rsidP="002B64F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444444"/>
          <w:sz w:val="20"/>
          <w:szCs w:val="20"/>
          <w:lang w:eastAsia="en-CA"/>
        </w:rPr>
        <w:t xml:space="preserve">        &lt;/form&gt;</w:t>
      </w:r>
    </w:p>
    <w:p w:rsidR="002B64FE" w:rsidRPr="002B64FE" w:rsidRDefault="002B64FE" w:rsidP="002B64F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444444"/>
          <w:sz w:val="20"/>
          <w:szCs w:val="20"/>
          <w:lang w:eastAsia="en-CA"/>
        </w:rPr>
        <w:t xml:space="preserve">    &lt;/body&gt;</w:t>
      </w:r>
    </w:p>
    <w:p w:rsidR="002B64FE" w:rsidRPr="002B64FE" w:rsidRDefault="002B64FE" w:rsidP="002B64F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444444"/>
          <w:sz w:val="20"/>
          <w:szCs w:val="20"/>
          <w:lang w:eastAsia="en-CA"/>
        </w:rPr>
        <w:t>&lt;/html&gt;</w:t>
      </w:r>
    </w:p>
    <w:p w:rsidR="002B64FE" w:rsidRPr="002B64FE" w:rsidRDefault="002B64FE" w:rsidP="002B64FE">
      <w:pPr>
        <w:shd w:val="clear" w:color="auto" w:fill="FFFFFF"/>
        <w:spacing w:after="10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When you open this page in a browser, you should see a (very simple) HTML form. Type in a search query like “Harvard” and click “Google Search”, and you should be taken to Google’s search results page!</w:t>
      </w:r>
    </w:p>
    <w:p w:rsidR="002B64FE" w:rsidRPr="002B64FE" w:rsidRDefault="002B64FE" w:rsidP="002B64FE">
      <w:pPr>
        <w:shd w:val="clear" w:color="auto" w:fill="FFFFFF"/>
        <w:spacing w:after="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How did that work? In this case, the </w:t>
      </w:r>
      <w:r w:rsidRPr="002B64FE">
        <w:rPr>
          <w:rFonts w:ascii="Consolas" w:eastAsia="Times New Roman" w:hAnsi="Consolas" w:cs="Courier New"/>
          <w:color w:val="212529"/>
          <w:sz w:val="21"/>
          <w:szCs w:val="21"/>
          <w:shd w:val="clear" w:color="auto" w:fill="E9ECEF"/>
          <w:lang w:eastAsia="en-CA"/>
        </w:rPr>
        <w:t>action</w:t>
      </w:r>
      <w:r w:rsidRPr="002B64FE">
        <w:rPr>
          <w:rFonts w:ascii="PT Sans" w:eastAsia="Times New Roman" w:hAnsi="PT Sans" w:cs="Times New Roman"/>
          <w:color w:val="212529"/>
          <w:sz w:val="24"/>
          <w:szCs w:val="24"/>
          <w:lang w:eastAsia="en-CA"/>
        </w:rPr>
        <w:t> attribute on the </w:t>
      </w:r>
      <w:r w:rsidRPr="002B64FE">
        <w:rPr>
          <w:rFonts w:ascii="Consolas" w:eastAsia="Times New Roman" w:hAnsi="Consolas" w:cs="Courier New"/>
          <w:color w:val="212529"/>
          <w:sz w:val="21"/>
          <w:szCs w:val="21"/>
          <w:shd w:val="clear" w:color="auto" w:fill="E9ECEF"/>
          <w:lang w:eastAsia="en-CA"/>
        </w:rPr>
        <w:t>form</w:t>
      </w:r>
      <w:r w:rsidRPr="002B64FE">
        <w:rPr>
          <w:rFonts w:ascii="PT Sans" w:eastAsia="Times New Roman" w:hAnsi="PT Sans" w:cs="Times New Roman"/>
          <w:color w:val="212529"/>
          <w:sz w:val="24"/>
          <w:szCs w:val="24"/>
          <w:lang w:eastAsia="en-CA"/>
        </w:rPr>
        <w:t> told the browser that when the form is submitted, the data should be sent to </w:t>
      </w:r>
      <w:r w:rsidRPr="002B64FE">
        <w:rPr>
          <w:rFonts w:ascii="Consolas" w:eastAsia="Times New Roman" w:hAnsi="Consolas" w:cs="Courier New"/>
          <w:color w:val="212529"/>
          <w:sz w:val="21"/>
          <w:szCs w:val="21"/>
          <w:shd w:val="clear" w:color="auto" w:fill="E9ECEF"/>
          <w:lang w:eastAsia="en-CA"/>
        </w:rPr>
        <w:t>https://google.com/search</w:t>
      </w:r>
      <w:r w:rsidRPr="002B64FE">
        <w:rPr>
          <w:rFonts w:ascii="PT Sans" w:eastAsia="Times New Roman" w:hAnsi="PT Sans" w:cs="Times New Roman"/>
          <w:color w:val="212529"/>
          <w:sz w:val="24"/>
          <w:szCs w:val="24"/>
          <w:lang w:eastAsia="en-CA"/>
        </w:rPr>
        <w:t>. And by adding an </w:t>
      </w:r>
      <w:r w:rsidRPr="002B64FE">
        <w:rPr>
          <w:rFonts w:ascii="Consolas" w:eastAsia="Times New Roman" w:hAnsi="Consolas" w:cs="Courier New"/>
          <w:color w:val="212529"/>
          <w:sz w:val="21"/>
          <w:szCs w:val="21"/>
          <w:shd w:val="clear" w:color="auto" w:fill="E9ECEF"/>
          <w:lang w:eastAsia="en-CA"/>
        </w:rPr>
        <w:t>input</w:t>
      </w:r>
      <w:r w:rsidRPr="002B64FE">
        <w:rPr>
          <w:rFonts w:ascii="PT Sans" w:eastAsia="Times New Roman" w:hAnsi="PT Sans" w:cs="Times New Roman"/>
          <w:color w:val="212529"/>
          <w:sz w:val="24"/>
          <w:szCs w:val="24"/>
          <w:lang w:eastAsia="en-CA"/>
        </w:rPr>
        <w:t> field to the form whose </w:t>
      </w:r>
      <w:r w:rsidRPr="002B64FE">
        <w:rPr>
          <w:rFonts w:ascii="Consolas" w:eastAsia="Times New Roman" w:hAnsi="Consolas" w:cs="Courier New"/>
          <w:color w:val="212529"/>
          <w:sz w:val="21"/>
          <w:szCs w:val="21"/>
          <w:shd w:val="clear" w:color="auto" w:fill="E9ECEF"/>
          <w:lang w:eastAsia="en-CA"/>
        </w:rPr>
        <w:t>name</w:t>
      </w:r>
      <w:r w:rsidRPr="002B64FE">
        <w:rPr>
          <w:rFonts w:ascii="PT Sans" w:eastAsia="Times New Roman" w:hAnsi="PT Sans" w:cs="Times New Roman"/>
          <w:color w:val="212529"/>
          <w:sz w:val="24"/>
          <w:szCs w:val="24"/>
          <w:lang w:eastAsia="en-CA"/>
        </w:rPr>
        <w:t> attribute was </w:t>
      </w:r>
      <w:r w:rsidRPr="002B64FE">
        <w:rPr>
          <w:rFonts w:ascii="Consolas" w:eastAsia="Times New Roman" w:hAnsi="Consolas" w:cs="Courier New"/>
          <w:color w:val="212529"/>
          <w:sz w:val="21"/>
          <w:szCs w:val="21"/>
          <w:shd w:val="clear" w:color="auto" w:fill="E9ECEF"/>
          <w:lang w:eastAsia="en-CA"/>
        </w:rPr>
        <w:t>q</w:t>
      </w:r>
      <w:r w:rsidRPr="002B64FE">
        <w:rPr>
          <w:rFonts w:ascii="PT Sans" w:eastAsia="Times New Roman" w:hAnsi="PT Sans" w:cs="Times New Roman"/>
          <w:color w:val="212529"/>
          <w:sz w:val="24"/>
          <w:szCs w:val="24"/>
          <w:lang w:eastAsia="en-CA"/>
        </w:rPr>
        <w:t>, whatever the user types into that input field is included as a GET parameter in the URL.</w:t>
      </w:r>
    </w:p>
    <w:p w:rsidR="002B64FE" w:rsidRPr="002B64FE" w:rsidRDefault="002B64FE" w:rsidP="002B64FE">
      <w:pPr>
        <w:shd w:val="clear" w:color="auto" w:fill="FFFFFF"/>
        <w:spacing w:after="10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Your task in this project is to expand on this site, creating your own front end for Google Search, as by exploring Google’s interface to identify what GET parameters it expects and adding the necessary HTML and CSS to your website.</w:t>
      </w:r>
    </w:p>
    <w:p w:rsidR="002B64FE" w:rsidRPr="002B64FE" w:rsidRDefault="00F428AF" w:rsidP="002B64FE">
      <w:pPr>
        <w:pBdr>
          <w:bottom w:val="single" w:sz="6" w:space="0" w:color="E9ECEF"/>
        </w:pBdr>
        <w:shd w:val="clear" w:color="auto" w:fill="FFFFFF"/>
        <w:spacing w:after="0" w:afterAutospacing="1" w:line="240" w:lineRule="auto"/>
        <w:outlineLvl w:val="1"/>
        <w:rPr>
          <w:rFonts w:ascii="PT Sans" w:eastAsia="Times New Roman" w:hAnsi="PT Sans" w:cs="Times New Roman"/>
          <w:b/>
          <w:bCs/>
          <w:color w:val="212529"/>
          <w:sz w:val="36"/>
          <w:szCs w:val="36"/>
          <w:lang w:eastAsia="en-CA"/>
        </w:rPr>
      </w:pPr>
      <w:hyperlink r:id="rId6" w:anchor="getting-started" w:history="1">
        <w:r w:rsidR="002B64FE" w:rsidRPr="002B64FE">
          <w:rPr>
            <w:rFonts w:ascii="PT Sans" w:eastAsia="Times New Roman" w:hAnsi="PT Sans" w:cs="Times New Roman"/>
            <w:b/>
            <w:bCs/>
            <w:color w:val="0000FF"/>
            <w:sz w:val="36"/>
            <w:szCs w:val="36"/>
            <w:lang w:eastAsia="en-CA"/>
          </w:rPr>
          <w:t>Getting Started</w:t>
        </w:r>
      </w:hyperlink>
    </w:p>
    <w:p w:rsidR="002B64FE" w:rsidRPr="002B64FE" w:rsidRDefault="002B64FE" w:rsidP="002B64FE">
      <w:pPr>
        <w:numPr>
          <w:ilvl w:val="0"/>
          <w:numId w:val="1"/>
        </w:numPr>
        <w:shd w:val="clear" w:color="auto" w:fill="FFFFFF"/>
        <w:spacing w:before="100" w:beforeAutospacing="1" w:after="0" w:line="240" w:lineRule="auto"/>
        <w:ind w:left="600"/>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Download the distribution code from </w:t>
      </w:r>
      <w:hyperlink r:id="rId7" w:history="1">
        <w:r w:rsidRPr="002B64FE">
          <w:rPr>
            <w:rFonts w:ascii="PT Sans" w:eastAsia="Times New Roman" w:hAnsi="PT Sans" w:cs="Times New Roman"/>
            <w:color w:val="A51C30"/>
            <w:sz w:val="24"/>
            <w:szCs w:val="24"/>
            <w:lang w:eastAsia="en-CA"/>
          </w:rPr>
          <w:t>https://cdn.cs50.net/web/2020/spring/projects/0/search.zip</w:t>
        </w:r>
      </w:hyperlink>
      <w:r w:rsidRPr="002B64FE">
        <w:rPr>
          <w:rFonts w:ascii="PT Sans" w:eastAsia="Times New Roman" w:hAnsi="PT Sans" w:cs="Times New Roman"/>
          <w:color w:val="212529"/>
          <w:sz w:val="24"/>
          <w:szCs w:val="24"/>
          <w:lang w:eastAsia="en-CA"/>
        </w:rPr>
        <w:t> and unzip it.</w:t>
      </w:r>
    </w:p>
    <w:p w:rsidR="002B64FE" w:rsidRPr="002B64FE" w:rsidRDefault="00F428AF" w:rsidP="002B64FE">
      <w:pPr>
        <w:pBdr>
          <w:bottom w:val="single" w:sz="6" w:space="0" w:color="E9ECEF"/>
        </w:pBdr>
        <w:shd w:val="clear" w:color="auto" w:fill="FFFFFF"/>
        <w:spacing w:after="0" w:afterAutospacing="1" w:line="240" w:lineRule="auto"/>
        <w:outlineLvl w:val="1"/>
        <w:rPr>
          <w:rFonts w:ascii="PT Sans" w:eastAsia="Times New Roman" w:hAnsi="PT Sans" w:cs="Times New Roman"/>
          <w:b/>
          <w:bCs/>
          <w:color w:val="212529"/>
          <w:sz w:val="36"/>
          <w:szCs w:val="36"/>
          <w:lang w:eastAsia="en-CA"/>
        </w:rPr>
      </w:pPr>
      <w:hyperlink r:id="rId8" w:anchor="specification" w:history="1">
        <w:r w:rsidR="002B64FE" w:rsidRPr="002B64FE">
          <w:rPr>
            <w:rFonts w:ascii="PT Sans" w:eastAsia="Times New Roman" w:hAnsi="PT Sans" w:cs="Times New Roman"/>
            <w:b/>
            <w:bCs/>
            <w:color w:val="0000FF"/>
            <w:sz w:val="36"/>
            <w:szCs w:val="36"/>
            <w:lang w:eastAsia="en-CA"/>
          </w:rPr>
          <w:t>Specification</w:t>
        </w:r>
      </w:hyperlink>
    </w:p>
    <w:p w:rsidR="002B64FE" w:rsidRPr="002B64FE" w:rsidRDefault="002B64FE" w:rsidP="002B64FE">
      <w:pPr>
        <w:shd w:val="clear" w:color="auto" w:fill="FFFFFF"/>
        <w:spacing w:after="10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Your website must meet the following requirements.</w:t>
      </w:r>
    </w:p>
    <w:p w:rsidR="002B64FE" w:rsidRPr="002B64FE" w:rsidRDefault="002B64FE" w:rsidP="002B64FE">
      <w:pPr>
        <w:numPr>
          <w:ilvl w:val="0"/>
          <w:numId w:val="2"/>
        </w:numPr>
        <w:shd w:val="clear" w:color="auto" w:fill="FFFFFF"/>
        <w:spacing w:before="100" w:beforeAutospacing="1" w:after="0" w:afterAutospacing="1" w:line="240" w:lineRule="auto"/>
        <w:ind w:left="600"/>
        <w:rPr>
          <w:rFonts w:ascii="PT Sans" w:eastAsia="Times New Roman" w:hAnsi="PT Sans" w:cs="Times New Roman"/>
          <w:color w:val="212529"/>
          <w:sz w:val="24"/>
          <w:szCs w:val="24"/>
          <w:lang w:eastAsia="en-CA"/>
        </w:rPr>
      </w:pPr>
      <w:r w:rsidRPr="002B64FE">
        <w:rPr>
          <w:rFonts w:ascii="PT Sans" w:eastAsia="Times New Roman" w:hAnsi="PT Sans" w:cs="Times New Roman"/>
          <w:b/>
          <w:bCs/>
          <w:color w:val="212529"/>
          <w:sz w:val="24"/>
          <w:szCs w:val="24"/>
          <w:lang w:eastAsia="en-CA"/>
        </w:rPr>
        <w:t>Pages</w:t>
      </w:r>
      <w:r w:rsidRPr="002B64FE">
        <w:rPr>
          <w:rFonts w:ascii="PT Sans" w:eastAsia="Times New Roman" w:hAnsi="PT Sans" w:cs="Times New Roman"/>
          <w:color w:val="212529"/>
          <w:sz w:val="24"/>
          <w:szCs w:val="24"/>
          <w:lang w:eastAsia="en-CA"/>
        </w:rPr>
        <w:t>. Your website should have at least three pages: one for Google Search, one for Google Image Search, and one for Google Advanced Search.</w:t>
      </w:r>
    </w:p>
    <w:p w:rsidR="002B64FE" w:rsidRPr="002B64FE" w:rsidRDefault="002B64FE" w:rsidP="002B64FE">
      <w:pPr>
        <w:numPr>
          <w:ilvl w:val="1"/>
          <w:numId w:val="2"/>
        </w:numPr>
        <w:shd w:val="clear" w:color="auto" w:fill="FFFFFF"/>
        <w:spacing w:before="100" w:beforeAutospacing="1" w:after="0" w:line="240" w:lineRule="auto"/>
        <w:ind w:left="1200"/>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On the Google Search page, there should be links in the upper-right of the page to go to Image Search or Advanced Search. On each of the other two pages, there should be a link in the upper-right to go back to Google Search.</w:t>
      </w:r>
    </w:p>
    <w:p w:rsidR="002B64FE" w:rsidRPr="002B64FE" w:rsidRDefault="002B64FE" w:rsidP="002B64FE">
      <w:pPr>
        <w:numPr>
          <w:ilvl w:val="0"/>
          <w:numId w:val="2"/>
        </w:numPr>
        <w:shd w:val="clear" w:color="auto" w:fill="FFFFFF"/>
        <w:spacing w:before="100" w:beforeAutospacing="1" w:after="0" w:afterAutospacing="1" w:line="240" w:lineRule="auto"/>
        <w:ind w:left="600"/>
        <w:rPr>
          <w:rFonts w:ascii="PT Sans" w:eastAsia="Times New Roman" w:hAnsi="PT Sans" w:cs="Times New Roman"/>
          <w:color w:val="212529"/>
          <w:sz w:val="24"/>
          <w:szCs w:val="24"/>
          <w:lang w:eastAsia="en-CA"/>
        </w:rPr>
      </w:pPr>
      <w:r w:rsidRPr="002B64FE">
        <w:rPr>
          <w:rFonts w:ascii="PT Sans" w:eastAsia="Times New Roman" w:hAnsi="PT Sans" w:cs="Times New Roman"/>
          <w:b/>
          <w:bCs/>
          <w:color w:val="212529"/>
          <w:sz w:val="24"/>
          <w:szCs w:val="24"/>
          <w:lang w:eastAsia="en-CA"/>
        </w:rPr>
        <w:t>Query Text</w:t>
      </w:r>
      <w:r w:rsidRPr="002B64FE">
        <w:rPr>
          <w:rFonts w:ascii="PT Sans" w:eastAsia="Times New Roman" w:hAnsi="PT Sans" w:cs="Times New Roman"/>
          <w:color w:val="212529"/>
          <w:sz w:val="24"/>
          <w:szCs w:val="24"/>
          <w:lang w:eastAsia="en-CA"/>
        </w:rPr>
        <w:t>. On the Google Search page, the user should be able to type in a query, click “Google Search”, and be taken to the Google search results for that page.</w:t>
      </w:r>
      <w:ins w:id="0" w:author="Geoff Farnell" w:date="2020-08-13T15:33:00Z">
        <w:r w:rsidR="00EA0D35">
          <w:rPr>
            <w:rFonts w:ascii="PT Sans" w:eastAsia="Times New Roman" w:hAnsi="PT Sans" w:cs="Times New Roman"/>
            <w:color w:val="212529"/>
            <w:sz w:val="24"/>
            <w:szCs w:val="24"/>
            <w:lang w:eastAsia="en-CA"/>
          </w:rPr>
          <w:t xml:space="preserve">  Need to be able to string together multiple words</w:t>
        </w:r>
      </w:ins>
      <w:ins w:id="1" w:author="Geoff Farnell" w:date="2020-08-13T15:35:00Z">
        <w:r w:rsidR="007F5022">
          <w:rPr>
            <w:rFonts w:ascii="PT Sans" w:eastAsia="Times New Roman" w:hAnsi="PT Sans" w:cs="Times New Roman"/>
            <w:color w:val="212529"/>
            <w:sz w:val="24"/>
            <w:szCs w:val="24"/>
            <w:lang w:eastAsia="en-CA"/>
          </w:rPr>
          <w:t xml:space="preserve"> in query string.</w:t>
        </w:r>
      </w:ins>
    </w:p>
    <w:p w:rsidR="002B64FE" w:rsidRPr="002B64FE" w:rsidRDefault="002B64FE" w:rsidP="002B64FE">
      <w:pPr>
        <w:numPr>
          <w:ilvl w:val="1"/>
          <w:numId w:val="2"/>
        </w:numPr>
        <w:shd w:val="clear" w:color="auto" w:fill="FFFFFF"/>
        <w:spacing w:before="100" w:beforeAutospacing="1" w:after="0" w:line="240" w:lineRule="auto"/>
        <w:ind w:left="1200"/>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lastRenderedPageBreak/>
        <w:t xml:space="preserve">Like Google’s own, your search bar should be centered with rounded corners. The search button should also be </w:t>
      </w:r>
      <w:proofErr w:type="gramStart"/>
      <w:r w:rsidRPr="002B64FE">
        <w:rPr>
          <w:rFonts w:ascii="PT Sans" w:eastAsia="Times New Roman" w:hAnsi="PT Sans" w:cs="Times New Roman"/>
          <w:color w:val="212529"/>
          <w:sz w:val="24"/>
          <w:szCs w:val="24"/>
          <w:lang w:eastAsia="en-CA"/>
        </w:rPr>
        <w:t>centered, and</w:t>
      </w:r>
      <w:proofErr w:type="gramEnd"/>
      <w:r w:rsidRPr="002B64FE">
        <w:rPr>
          <w:rFonts w:ascii="PT Sans" w:eastAsia="Times New Roman" w:hAnsi="PT Sans" w:cs="Times New Roman"/>
          <w:color w:val="212529"/>
          <w:sz w:val="24"/>
          <w:szCs w:val="24"/>
          <w:lang w:eastAsia="en-CA"/>
        </w:rPr>
        <w:t xml:space="preserve"> should be beneath the search bar.</w:t>
      </w:r>
    </w:p>
    <w:p w:rsidR="002B64FE" w:rsidRPr="002B64FE" w:rsidRDefault="002B64FE" w:rsidP="002B64FE">
      <w:pPr>
        <w:numPr>
          <w:ilvl w:val="0"/>
          <w:numId w:val="2"/>
        </w:numPr>
        <w:shd w:val="clear" w:color="auto" w:fill="FFFFFF"/>
        <w:spacing w:before="100" w:beforeAutospacing="1" w:after="0" w:afterAutospacing="1" w:line="240" w:lineRule="auto"/>
        <w:ind w:left="600"/>
        <w:rPr>
          <w:rFonts w:ascii="PT Sans" w:eastAsia="Times New Roman" w:hAnsi="PT Sans" w:cs="Times New Roman"/>
          <w:color w:val="212529"/>
          <w:sz w:val="24"/>
          <w:szCs w:val="24"/>
          <w:lang w:eastAsia="en-CA"/>
        </w:rPr>
      </w:pPr>
      <w:r w:rsidRPr="002B64FE">
        <w:rPr>
          <w:rFonts w:ascii="PT Sans" w:eastAsia="Times New Roman" w:hAnsi="PT Sans" w:cs="Times New Roman"/>
          <w:b/>
          <w:bCs/>
          <w:color w:val="212529"/>
          <w:sz w:val="24"/>
          <w:szCs w:val="24"/>
          <w:lang w:eastAsia="en-CA"/>
        </w:rPr>
        <w:t>Query Images</w:t>
      </w:r>
      <w:r w:rsidRPr="002B64FE">
        <w:rPr>
          <w:rFonts w:ascii="PT Sans" w:eastAsia="Times New Roman" w:hAnsi="PT Sans" w:cs="Times New Roman"/>
          <w:color w:val="212529"/>
          <w:sz w:val="24"/>
          <w:szCs w:val="24"/>
          <w:lang w:eastAsia="en-CA"/>
        </w:rPr>
        <w:t>. On the Google Image Search page, the user should be able to type in a query, click a search button, and be taken to the Google Image search results for that page.</w:t>
      </w:r>
    </w:p>
    <w:p w:rsidR="002B64FE" w:rsidRPr="002B64FE" w:rsidRDefault="002B64FE" w:rsidP="002B64FE">
      <w:pPr>
        <w:numPr>
          <w:ilvl w:val="0"/>
          <w:numId w:val="2"/>
        </w:numPr>
        <w:shd w:val="clear" w:color="auto" w:fill="FFFFFF"/>
        <w:spacing w:before="100" w:beforeAutospacing="1" w:after="0" w:afterAutospacing="1" w:line="240" w:lineRule="auto"/>
        <w:ind w:left="600"/>
        <w:rPr>
          <w:rFonts w:ascii="PT Sans" w:eastAsia="Times New Roman" w:hAnsi="PT Sans" w:cs="Times New Roman"/>
          <w:color w:val="212529"/>
          <w:sz w:val="24"/>
          <w:szCs w:val="24"/>
          <w:lang w:eastAsia="en-CA"/>
        </w:rPr>
      </w:pPr>
      <w:r w:rsidRPr="002B64FE">
        <w:rPr>
          <w:rFonts w:ascii="PT Sans" w:eastAsia="Times New Roman" w:hAnsi="PT Sans" w:cs="Times New Roman"/>
          <w:b/>
          <w:bCs/>
          <w:color w:val="212529"/>
          <w:sz w:val="24"/>
          <w:szCs w:val="24"/>
          <w:lang w:eastAsia="en-CA"/>
        </w:rPr>
        <w:t>Query Advanced</w:t>
      </w:r>
      <w:r w:rsidRPr="002B64FE">
        <w:rPr>
          <w:rFonts w:ascii="PT Sans" w:eastAsia="Times New Roman" w:hAnsi="PT Sans" w:cs="Times New Roman"/>
          <w:color w:val="212529"/>
          <w:sz w:val="24"/>
          <w:szCs w:val="24"/>
          <w:lang w:eastAsia="en-CA"/>
        </w:rPr>
        <w:t>. On the Google Advanced Search page, the user should be able to provide input for the following four fields (taken from Google’s own </w:t>
      </w:r>
      <w:hyperlink r:id="rId9" w:history="1">
        <w:r w:rsidRPr="002B64FE">
          <w:rPr>
            <w:rFonts w:ascii="PT Sans" w:eastAsia="Times New Roman" w:hAnsi="PT Sans" w:cs="Times New Roman"/>
            <w:color w:val="A51C30"/>
            <w:sz w:val="24"/>
            <w:szCs w:val="24"/>
            <w:lang w:eastAsia="en-CA"/>
          </w:rPr>
          <w:t>advanced search</w:t>
        </w:r>
      </w:hyperlink>
      <w:r w:rsidRPr="002B64FE">
        <w:rPr>
          <w:rFonts w:ascii="PT Sans" w:eastAsia="Times New Roman" w:hAnsi="PT Sans" w:cs="Times New Roman"/>
          <w:color w:val="212529"/>
          <w:sz w:val="24"/>
          <w:szCs w:val="24"/>
          <w:lang w:eastAsia="en-CA"/>
        </w:rPr>
        <w:t> options)</w:t>
      </w:r>
      <w:ins w:id="2" w:author="Geoff Farnell" w:date="2020-08-13T17:02:00Z">
        <w:r w:rsidR="0016259A">
          <w:rPr>
            <w:rFonts w:ascii="PT Sans" w:eastAsia="Times New Roman" w:hAnsi="PT Sans" w:cs="Times New Roman"/>
            <w:color w:val="212529"/>
            <w:sz w:val="24"/>
            <w:szCs w:val="24"/>
            <w:lang w:eastAsia="en-CA"/>
          </w:rPr>
          <w:t xml:space="preserve">  </w:t>
        </w:r>
      </w:ins>
      <w:ins w:id="3" w:author="Geoff Farnell" w:date="2020-08-13T17:03:00Z">
        <w:r w:rsidR="0016259A">
          <w:fldChar w:fldCharType="begin"/>
        </w:r>
        <w:r w:rsidR="0016259A">
          <w:instrText xml:space="preserve"> HYPERLINK "https://www.google.com/advanced_search" </w:instrText>
        </w:r>
        <w:r w:rsidR="0016259A">
          <w:fldChar w:fldCharType="separate"/>
        </w:r>
        <w:r w:rsidR="0016259A">
          <w:rPr>
            <w:rStyle w:val="Hyperlink"/>
          </w:rPr>
          <w:t>https://www.google.com/advanced_search</w:t>
        </w:r>
        <w:r w:rsidR="0016259A">
          <w:fldChar w:fldCharType="end"/>
        </w:r>
      </w:ins>
    </w:p>
    <w:p w:rsidR="002B64FE" w:rsidRPr="002B64FE" w:rsidRDefault="002B64FE" w:rsidP="002B64FE">
      <w:pPr>
        <w:numPr>
          <w:ilvl w:val="1"/>
          <w:numId w:val="2"/>
        </w:numPr>
        <w:shd w:val="clear" w:color="auto" w:fill="FFFFFF"/>
        <w:spacing w:before="100" w:beforeAutospacing="1" w:after="0" w:afterAutospacing="1" w:line="240" w:lineRule="auto"/>
        <w:ind w:left="1200"/>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Find pages with… “all these words:”</w:t>
      </w:r>
      <w:ins w:id="4" w:author="Geoff Farnell" w:date="2020-08-13T17:03:00Z">
        <w:r w:rsidR="0016259A">
          <w:rPr>
            <w:rFonts w:ascii="PT Sans" w:eastAsia="Times New Roman" w:hAnsi="PT Sans" w:cs="Times New Roman"/>
            <w:color w:val="212529"/>
            <w:sz w:val="24"/>
            <w:szCs w:val="24"/>
            <w:lang w:eastAsia="en-CA"/>
          </w:rPr>
          <w:t xml:space="preserve">  </w:t>
        </w:r>
      </w:ins>
      <w:ins w:id="5" w:author="Geoff Farnell" w:date="2020-08-13T17:04:00Z">
        <w:r w:rsidR="0016259A">
          <w:fldChar w:fldCharType="begin"/>
        </w:r>
        <w:r w:rsidR="0016259A">
          <w:instrText xml:space="preserve"> HYPERLINK "https://www.google.com/search?as_q=test+bubble" </w:instrText>
        </w:r>
        <w:r w:rsidR="0016259A">
          <w:fldChar w:fldCharType="separate"/>
        </w:r>
        <w:r w:rsidR="0016259A">
          <w:rPr>
            <w:rStyle w:val="Hyperlink"/>
          </w:rPr>
          <w:t>https://www.google.com/search?as_q=test+bubble</w:t>
        </w:r>
        <w:r w:rsidR="0016259A">
          <w:fldChar w:fldCharType="end"/>
        </w:r>
      </w:ins>
    </w:p>
    <w:p w:rsidR="002B64FE" w:rsidRPr="002B64FE" w:rsidRDefault="002B64FE" w:rsidP="002B64FE">
      <w:pPr>
        <w:numPr>
          <w:ilvl w:val="1"/>
          <w:numId w:val="2"/>
        </w:numPr>
        <w:shd w:val="clear" w:color="auto" w:fill="FFFFFF"/>
        <w:spacing w:before="100" w:beforeAutospacing="1" w:after="0" w:afterAutospacing="1" w:line="240" w:lineRule="auto"/>
        <w:ind w:left="1200"/>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Find pages with… “this exact word or phrase:”</w:t>
      </w:r>
      <w:ins w:id="6" w:author="Geoff Farnell" w:date="2020-08-13T17:03:00Z">
        <w:r w:rsidR="0016259A">
          <w:rPr>
            <w:rFonts w:ascii="PT Sans" w:eastAsia="Times New Roman" w:hAnsi="PT Sans" w:cs="Times New Roman"/>
            <w:color w:val="212529"/>
            <w:sz w:val="24"/>
            <w:szCs w:val="24"/>
            <w:lang w:eastAsia="en-CA"/>
          </w:rPr>
          <w:t xml:space="preserve"> </w:t>
        </w:r>
      </w:ins>
      <w:ins w:id="7" w:author="Geoff Farnell" w:date="2020-08-13T17:04:00Z">
        <w:r w:rsidR="0016259A" w:rsidRPr="0016259A">
          <w:rPr>
            <w:rFonts w:ascii="PT Sans" w:eastAsia="Times New Roman" w:hAnsi="PT Sans" w:cs="Times New Roman"/>
            <w:color w:val="212529"/>
            <w:sz w:val="24"/>
            <w:szCs w:val="24"/>
            <w:lang w:eastAsia="en-CA"/>
          </w:rPr>
          <w:t>?</w:t>
        </w:r>
        <w:proofErr w:type="spellStart"/>
        <w:r w:rsidR="0016259A" w:rsidRPr="0016259A">
          <w:rPr>
            <w:rFonts w:ascii="PT Sans" w:eastAsia="Times New Roman" w:hAnsi="PT Sans" w:cs="Times New Roman"/>
            <w:color w:val="212529"/>
            <w:sz w:val="24"/>
            <w:szCs w:val="24"/>
            <w:lang w:eastAsia="en-CA"/>
          </w:rPr>
          <w:t>as_q</w:t>
        </w:r>
        <w:proofErr w:type="spellEnd"/>
        <w:r w:rsidR="0016259A" w:rsidRPr="0016259A">
          <w:rPr>
            <w:rFonts w:ascii="PT Sans" w:eastAsia="Times New Roman" w:hAnsi="PT Sans" w:cs="Times New Roman"/>
            <w:color w:val="212529"/>
            <w:sz w:val="24"/>
            <w:szCs w:val="24"/>
            <w:lang w:eastAsia="en-CA"/>
          </w:rPr>
          <w:t>=&amp;</w:t>
        </w:r>
        <w:proofErr w:type="spellStart"/>
        <w:r w:rsidR="0016259A" w:rsidRPr="0016259A">
          <w:rPr>
            <w:rFonts w:ascii="PT Sans" w:eastAsia="Times New Roman" w:hAnsi="PT Sans" w:cs="Times New Roman"/>
            <w:color w:val="212529"/>
            <w:sz w:val="24"/>
            <w:szCs w:val="24"/>
            <w:lang w:eastAsia="en-CA"/>
          </w:rPr>
          <w:t>as_epq</w:t>
        </w:r>
        <w:proofErr w:type="spellEnd"/>
        <w:r w:rsidR="0016259A" w:rsidRPr="0016259A">
          <w:rPr>
            <w:rFonts w:ascii="PT Sans" w:eastAsia="Times New Roman" w:hAnsi="PT Sans" w:cs="Times New Roman"/>
            <w:color w:val="212529"/>
            <w:sz w:val="24"/>
            <w:szCs w:val="24"/>
            <w:lang w:eastAsia="en-CA"/>
          </w:rPr>
          <w:t>=</w:t>
        </w:r>
        <w:proofErr w:type="spellStart"/>
        <w:r w:rsidR="0016259A" w:rsidRPr="0016259A">
          <w:rPr>
            <w:rFonts w:ascii="PT Sans" w:eastAsia="Times New Roman" w:hAnsi="PT Sans" w:cs="Times New Roman"/>
            <w:color w:val="212529"/>
            <w:sz w:val="24"/>
            <w:szCs w:val="24"/>
            <w:lang w:eastAsia="en-CA"/>
          </w:rPr>
          <w:t>test+bubble</w:t>
        </w:r>
      </w:ins>
      <w:proofErr w:type="spellEnd"/>
      <w:ins w:id="8" w:author="Geoff Farnell" w:date="2020-08-14T14:57:00Z">
        <w:r w:rsidR="00C478FB">
          <w:rPr>
            <w:rFonts w:ascii="PT Sans" w:eastAsia="Times New Roman" w:hAnsi="PT Sans" w:cs="Times New Roman"/>
            <w:color w:val="212529"/>
            <w:sz w:val="24"/>
            <w:szCs w:val="24"/>
            <w:lang w:eastAsia="en-CA"/>
          </w:rPr>
          <w:t xml:space="preserve">  (Advanced </w:t>
        </w:r>
        <w:proofErr w:type="spellStart"/>
        <w:r w:rsidR="00C478FB">
          <w:rPr>
            <w:rFonts w:ascii="PT Sans" w:eastAsia="Times New Roman" w:hAnsi="PT Sans" w:cs="Times New Roman"/>
            <w:color w:val="212529"/>
            <w:sz w:val="24"/>
            <w:szCs w:val="24"/>
            <w:lang w:eastAsia="en-CA"/>
          </w:rPr>
          <w:t>search_exactphrasequery</w:t>
        </w:r>
        <w:proofErr w:type="spellEnd"/>
        <w:r w:rsidR="00C478FB">
          <w:rPr>
            <w:rFonts w:ascii="PT Sans" w:eastAsia="Times New Roman" w:hAnsi="PT Sans" w:cs="Times New Roman"/>
            <w:color w:val="212529"/>
            <w:sz w:val="24"/>
            <w:szCs w:val="24"/>
            <w:lang w:eastAsia="en-CA"/>
          </w:rPr>
          <w:t>)</w:t>
        </w:r>
      </w:ins>
      <w:ins w:id="9" w:author="Geoff Farnell" w:date="2020-08-17T13:55:00Z">
        <w:r w:rsidR="00C06AD5">
          <w:rPr>
            <w:rFonts w:ascii="PT Sans" w:eastAsia="Times New Roman" w:hAnsi="PT Sans" w:cs="Times New Roman"/>
            <w:color w:val="212529"/>
            <w:sz w:val="24"/>
            <w:szCs w:val="24"/>
            <w:lang w:eastAsia="en-CA"/>
          </w:rPr>
          <w:t xml:space="preserve">   </w:t>
        </w:r>
        <w:r w:rsidR="00C06AD5">
          <w:fldChar w:fldCharType="begin"/>
        </w:r>
        <w:r w:rsidR="00C06AD5">
          <w:instrText xml:space="preserve"> HYPERLINK "https://www.google.ca/search?as_q=&amp;as_epq=test+bubble" </w:instrText>
        </w:r>
        <w:r w:rsidR="00C06AD5">
          <w:fldChar w:fldCharType="separate"/>
        </w:r>
        <w:r w:rsidR="00C06AD5">
          <w:rPr>
            <w:rStyle w:val="Hyperlink"/>
          </w:rPr>
          <w:t>https://www.google.ca/search?as_q=&amp;as_epq=test+bubble</w:t>
        </w:r>
        <w:r w:rsidR="00C06AD5">
          <w:fldChar w:fldCharType="end"/>
        </w:r>
      </w:ins>
    </w:p>
    <w:p w:rsidR="002B64FE" w:rsidRPr="002B64FE" w:rsidRDefault="002B64FE" w:rsidP="002B64FE">
      <w:pPr>
        <w:numPr>
          <w:ilvl w:val="1"/>
          <w:numId w:val="2"/>
        </w:numPr>
        <w:shd w:val="clear" w:color="auto" w:fill="FFFFFF"/>
        <w:spacing w:before="100" w:beforeAutospacing="1" w:after="0" w:afterAutospacing="1" w:line="240" w:lineRule="auto"/>
        <w:ind w:left="1200"/>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Find pages with… “any of these words:”</w:t>
      </w:r>
    </w:p>
    <w:p w:rsidR="002B64FE" w:rsidRPr="002B64FE" w:rsidRDefault="002B64FE" w:rsidP="002B64FE">
      <w:pPr>
        <w:numPr>
          <w:ilvl w:val="1"/>
          <w:numId w:val="2"/>
        </w:numPr>
        <w:shd w:val="clear" w:color="auto" w:fill="FFFFFF"/>
        <w:spacing w:before="100" w:beforeAutospacing="1" w:after="0" w:line="240" w:lineRule="auto"/>
        <w:ind w:left="1200"/>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Find pages with… “none of these words:”</w:t>
      </w:r>
    </w:p>
    <w:p w:rsidR="002B64FE" w:rsidRPr="002B64FE" w:rsidRDefault="002B64FE" w:rsidP="002B64FE">
      <w:pPr>
        <w:numPr>
          <w:ilvl w:val="0"/>
          <w:numId w:val="2"/>
        </w:numPr>
        <w:shd w:val="clear" w:color="auto" w:fill="FFFFFF"/>
        <w:spacing w:before="100" w:beforeAutospacing="1" w:after="0" w:afterAutospacing="1" w:line="240" w:lineRule="auto"/>
        <w:ind w:left="600"/>
        <w:rPr>
          <w:rFonts w:ascii="PT Sans" w:eastAsia="Times New Roman" w:hAnsi="PT Sans" w:cs="Times New Roman"/>
          <w:color w:val="212529"/>
          <w:sz w:val="24"/>
          <w:szCs w:val="24"/>
          <w:lang w:eastAsia="en-CA"/>
        </w:rPr>
      </w:pPr>
      <w:r w:rsidRPr="002B64FE">
        <w:rPr>
          <w:rFonts w:ascii="PT Sans" w:eastAsia="Times New Roman" w:hAnsi="PT Sans" w:cs="Times New Roman"/>
          <w:b/>
          <w:bCs/>
          <w:color w:val="212529"/>
          <w:sz w:val="24"/>
          <w:szCs w:val="24"/>
          <w:lang w:eastAsia="en-CA"/>
        </w:rPr>
        <w:t>Appearance</w:t>
      </w:r>
      <w:r w:rsidRPr="002B64FE">
        <w:rPr>
          <w:rFonts w:ascii="PT Sans" w:eastAsia="Times New Roman" w:hAnsi="PT Sans" w:cs="Times New Roman"/>
          <w:color w:val="212529"/>
          <w:sz w:val="24"/>
          <w:szCs w:val="24"/>
          <w:lang w:eastAsia="en-CA"/>
        </w:rPr>
        <w:t xml:space="preserve">. Like Google’s own Advanced Search page, the four options should be stacked vertically, and </w:t>
      </w:r>
      <w:proofErr w:type="gramStart"/>
      <w:r w:rsidRPr="002B64FE">
        <w:rPr>
          <w:rFonts w:ascii="PT Sans" w:eastAsia="Times New Roman" w:hAnsi="PT Sans" w:cs="Times New Roman"/>
          <w:color w:val="212529"/>
          <w:sz w:val="24"/>
          <w:szCs w:val="24"/>
          <w:lang w:eastAsia="en-CA"/>
        </w:rPr>
        <w:t>all of</w:t>
      </w:r>
      <w:proofErr w:type="gramEnd"/>
      <w:r w:rsidRPr="002B64FE">
        <w:rPr>
          <w:rFonts w:ascii="PT Sans" w:eastAsia="Times New Roman" w:hAnsi="PT Sans" w:cs="Times New Roman"/>
          <w:color w:val="212529"/>
          <w:sz w:val="24"/>
          <w:szCs w:val="24"/>
          <w:lang w:eastAsia="en-CA"/>
        </w:rPr>
        <w:t xml:space="preserve"> the text fields should be left aligned.</w:t>
      </w:r>
    </w:p>
    <w:p w:rsidR="002B64FE" w:rsidRPr="002B64FE" w:rsidRDefault="002B64FE" w:rsidP="002B64FE">
      <w:pPr>
        <w:numPr>
          <w:ilvl w:val="1"/>
          <w:numId w:val="2"/>
        </w:numPr>
        <w:shd w:val="clear" w:color="auto" w:fill="FFFFFF"/>
        <w:spacing w:before="100" w:beforeAutospacing="1" w:after="0" w:line="240" w:lineRule="auto"/>
        <w:ind w:left="1200"/>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Consistent with Google’s own CSS, the “Advanced Search” button should be blue with white text. When the “Advanced Search” button is clicked, the user should be taken to search results page for their given query.</w:t>
      </w:r>
    </w:p>
    <w:p w:rsidR="002B64FE" w:rsidRPr="002B64FE" w:rsidRDefault="002B64FE" w:rsidP="002B64FE">
      <w:pPr>
        <w:numPr>
          <w:ilvl w:val="0"/>
          <w:numId w:val="2"/>
        </w:numPr>
        <w:shd w:val="clear" w:color="auto" w:fill="FFFFFF"/>
        <w:spacing w:before="100" w:beforeAutospacing="1" w:after="0" w:afterAutospacing="1" w:line="240" w:lineRule="auto"/>
        <w:ind w:left="600"/>
        <w:rPr>
          <w:rFonts w:ascii="PT Sans" w:eastAsia="Times New Roman" w:hAnsi="PT Sans" w:cs="Times New Roman"/>
          <w:color w:val="212529"/>
          <w:sz w:val="24"/>
          <w:szCs w:val="24"/>
          <w:lang w:eastAsia="en-CA"/>
        </w:rPr>
      </w:pPr>
      <w:r w:rsidRPr="002B64FE">
        <w:rPr>
          <w:rFonts w:ascii="PT Sans" w:eastAsia="Times New Roman" w:hAnsi="PT Sans" w:cs="Times New Roman"/>
          <w:b/>
          <w:bCs/>
          <w:color w:val="212529"/>
          <w:sz w:val="24"/>
          <w:szCs w:val="24"/>
          <w:lang w:eastAsia="en-CA"/>
        </w:rPr>
        <w:t>Lucky</w:t>
      </w:r>
      <w:r w:rsidRPr="002B64FE">
        <w:rPr>
          <w:rFonts w:ascii="PT Sans" w:eastAsia="Times New Roman" w:hAnsi="PT Sans" w:cs="Times New Roman"/>
          <w:color w:val="212529"/>
          <w:sz w:val="24"/>
          <w:szCs w:val="24"/>
          <w:lang w:eastAsia="en-CA"/>
        </w:rPr>
        <w:t>. Add an “I’m Feeling Lucky” button to the main Google Search page. Consistent with Google’s own behavior, clicking this link should take users directly to the first Google search result for the query, bypassing the normal results page.</w:t>
      </w:r>
      <w:ins w:id="10" w:author="Geoff Farnell" w:date="2020-08-13T16:53:00Z">
        <w:r w:rsidR="004C2170">
          <w:rPr>
            <w:rFonts w:ascii="PT Sans" w:eastAsia="Times New Roman" w:hAnsi="PT Sans" w:cs="Times New Roman"/>
            <w:color w:val="212529"/>
            <w:sz w:val="24"/>
            <w:szCs w:val="24"/>
            <w:lang w:eastAsia="en-CA"/>
          </w:rPr>
          <w:t xml:space="preserve">  Use the inspector tool for this to see the Get reque</w:t>
        </w:r>
      </w:ins>
      <w:ins w:id="11" w:author="Geoff Farnell" w:date="2020-08-13T16:54:00Z">
        <w:r w:rsidR="004C2170">
          <w:rPr>
            <w:rFonts w:ascii="PT Sans" w:eastAsia="Times New Roman" w:hAnsi="PT Sans" w:cs="Times New Roman"/>
            <w:color w:val="212529"/>
            <w:sz w:val="24"/>
            <w:szCs w:val="24"/>
            <w:lang w:eastAsia="en-CA"/>
          </w:rPr>
          <w:t>st.</w:t>
        </w:r>
      </w:ins>
    </w:p>
    <w:p w:rsidR="002B64FE" w:rsidRPr="002B64FE" w:rsidRDefault="002B64FE" w:rsidP="002B64FE">
      <w:pPr>
        <w:numPr>
          <w:ilvl w:val="0"/>
          <w:numId w:val="2"/>
        </w:numPr>
        <w:shd w:val="clear" w:color="auto" w:fill="FFFFFF"/>
        <w:spacing w:before="100" w:beforeAutospacing="1" w:after="0" w:line="240" w:lineRule="auto"/>
        <w:ind w:left="600"/>
        <w:rPr>
          <w:rFonts w:ascii="PT Sans" w:eastAsia="Times New Roman" w:hAnsi="PT Sans" w:cs="Times New Roman"/>
          <w:color w:val="212529"/>
          <w:sz w:val="24"/>
          <w:szCs w:val="24"/>
          <w:lang w:eastAsia="en-CA"/>
        </w:rPr>
      </w:pPr>
      <w:r w:rsidRPr="002B64FE">
        <w:rPr>
          <w:rFonts w:ascii="PT Sans" w:eastAsia="Times New Roman" w:hAnsi="PT Sans" w:cs="Times New Roman"/>
          <w:b/>
          <w:bCs/>
          <w:color w:val="212529"/>
          <w:sz w:val="24"/>
          <w:szCs w:val="24"/>
          <w:lang w:eastAsia="en-CA"/>
        </w:rPr>
        <w:t>Aesthetics</w:t>
      </w:r>
      <w:r w:rsidRPr="002B64FE">
        <w:rPr>
          <w:rFonts w:ascii="PT Sans" w:eastAsia="Times New Roman" w:hAnsi="PT Sans" w:cs="Times New Roman"/>
          <w:color w:val="212529"/>
          <w:sz w:val="24"/>
          <w:szCs w:val="24"/>
          <w:lang w:eastAsia="en-CA"/>
        </w:rPr>
        <w:t>. The CSS you write should match Google’s own aesthetics as best as possible.</w:t>
      </w:r>
      <w:bookmarkStart w:id="12" w:name="_GoBack"/>
      <w:bookmarkEnd w:id="12"/>
    </w:p>
    <w:p w:rsidR="002B64FE" w:rsidRPr="002B64FE" w:rsidRDefault="00F428AF" w:rsidP="002B64FE">
      <w:pPr>
        <w:pBdr>
          <w:bottom w:val="single" w:sz="6" w:space="0" w:color="E9ECEF"/>
        </w:pBdr>
        <w:shd w:val="clear" w:color="auto" w:fill="FFFFFF"/>
        <w:spacing w:after="0" w:afterAutospacing="1" w:line="240" w:lineRule="auto"/>
        <w:outlineLvl w:val="1"/>
        <w:rPr>
          <w:rFonts w:ascii="PT Sans" w:eastAsia="Times New Roman" w:hAnsi="PT Sans" w:cs="Times New Roman"/>
          <w:b/>
          <w:bCs/>
          <w:color w:val="212529"/>
          <w:sz w:val="36"/>
          <w:szCs w:val="36"/>
          <w:lang w:eastAsia="en-CA"/>
        </w:rPr>
      </w:pPr>
      <w:hyperlink r:id="rId10" w:anchor="hints" w:history="1">
        <w:r w:rsidR="002B64FE" w:rsidRPr="002B64FE">
          <w:rPr>
            <w:rFonts w:ascii="PT Sans" w:eastAsia="Times New Roman" w:hAnsi="PT Sans" w:cs="Times New Roman"/>
            <w:b/>
            <w:bCs/>
            <w:color w:val="0000FF"/>
            <w:sz w:val="36"/>
            <w:szCs w:val="36"/>
            <w:lang w:eastAsia="en-CA"/>
          </w:rPr>
          <w:t>Hints</w:t>
        </w:r>
      </w:hyperlink>
    </w:p>
    <w:p w:rsidR="002B64FE" w:rsidRPr="002B64FE" w:rsidRDefault="002B64FE" w:rsidP="002B64FE">
      <w:pPr>
        <w:numPr>
          <w:ilvl w:val="0"/>
          <w:numId w:val="3"/>
        </w:numPr>
        <w:shd w:val="clear" w:color="auto" w:fill="FFFFFF"/>
        <w:spacing w:before="100" w:beforeAutospacing="1" w:after="0" w:afterAutospacing="1" w:line="240" w:lineRule="auto"/>
        <w:ind w:left="600"/>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To determine what the parameter names should be, you’re welcome to experiment with making Google searches, and looking at the resulting URL. It may also be helpful to open the “Network” inspector (accessible in Google Chrome by choosing View -&gt; Developer -&gt; Developer Tools) to view details about requests your browser makes to Google.</w:t>
      </w:r>
    </w:p>
    <w:p w:rsidR="002B64FE" w:rsidRPr="002B64FE" w:rsidRDefault="002B64FE" w:rsidP="002B64FE">
      <w:pPr>
        <w:numPr>
          <w:ilvl w:val="1"/>
          <w:numId w:val="3"/>
        </w:numPr>
        <w:shd w:val="clear" w:color="auto" w:fill="FFFFFF"/>
        <w:spacing w:before="100" w:beforeAutospacing="1" w:after="0" w:afterAutospacing="1" w:line="240" w:lineRule="auto"/>
        <w:ind w:left="1200"/>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Any </w:t>
      </w:r>
      <w:r w:rsidRPr="002B64FE">
        <w:rPr>
          <w:rFonts w:ascii="Consolas" w:eastAsia="Times New Roman" w:hAnsi="Consolas" w:cs="Courier New"/>
          <w:color w:val="212529"/>
          <w:sz w:val="21"/>
          <w:szCs w:val="21"/>
          <w:shd w:val="clear" w:color="auto" w:fill="E9ECEF"/>
          <w:lang w:eastAsia="en-CA"/>
        </w:rPr>
        <w:t>&lt;input&gt;</w:t>
      </w:r>
      <w:r w:rsidRPr="002B64FE">
        <w:rPr>
          <w:rFonts w:ascii="PT Sans" w:eastAsia="Times New Roman" w:hAnsi="PT Sans" w:cs="Times New Roman"/>
          <w:color w:val="212529"/>
          <w:sz w:val="24"/>
          <w:szCs w:val="24"/>
          <w:lang w:eastAsia="en-CA"/>
        </w:rPr>
        <w:t> element (whether its </w:t>
      </w:r>
      <w:r w:rsidRPr="002B64FE">
        <w:rPr>
          <w:rFonts w:ascii="Consolas" w:eastAsia="Times New Roman" w:hAnsi="Consolas" w:cs="Courier New"/>
          <w:color w:val="212529"/>
          <w:sz w:val="21"/>
          <w:szCs w:val="21"/>
          <w:shd w:val="clear" w:color="auto" w:fill="E9ECEF"/>
          <w:lang w:eastAsia="en-CA"/>
        </w:rPr>
        <w:t>type</w:t>
      </w:r>
      <w:r w:rsidRPr="002B64FE">
        <w:rPr>
          <w:rFonts w:ascii="PT Sans" w:eastAsia="Times New Roman" w:hAnsi="PT Sans" w:cs="Times New Roman"/>
          <w:color w:val="212529"/>
          <w:sz w:val="24"/>
          <w:szCs w:val="24"/>
          <w:lang w:eastAsia="en-CA"/>
        </w:rPr>
        <w:t> is </w:t>
      </w:r>
      <w:r w:rsidRPr="002B64FE">
        <w:rPr>
          <w:rFonts w:ascii="Consolas" w:eastAsia="Times New Roman" w:hAnsi="Consolas" w:cs="Courier New"/>
          <w:color w:val="212529"/>
          <w:sz w:val="21"/>
          <w:szCs w:val="21"/>
          <w:shd w:val="clear" w:color="auto" w:fill="E9ECEF"/>
          <w:lang w:eastAsia="en-CA"/>
        </w:rPr>
        <w:t>text</w:t>
      </w:r>
      <w:r w:rsidRPr="002B64FE">
        <w:rPr>
          <w:rFonts w:ascii="PT Sans" w:eastAsia="Times New Roman" w:hAnsi="PT Sans" w:cs="Times New Roman"/>
          <w:color w:val="212529"/>
          <w:sz w:val="24"/>
          <w:szCs w:val="24"/>
          <w:lang w:eastAsia="en-CA"/>
        </w:rPr>
        <w:t>, </w:t>
      </w:r>
      <w:r w:rsidRPr="002B64FE">
        <w:rPr>
          <w:rFonts w:ascii="Consolas" w:eastAsia="Times New Roman" w:hAnsi="Consolas" w:cs="Courier New"/>
          <w:color w:val="212529"/>
          <w:sz w:val="21"/>
          <w:szCs w:val="21"/>
          <w:shd w:val="clear" w:color="auto" w:fill="E9ECEF"/>
          <w:lang w:eastAsia="en-CA"/>
        </w:rPr>
        <w:t>submit</w:t>
      </w:r>
      <w:r w:rsidRPr="002B64FE">
        <w:rPr>
          <w:rFonts w:ascii="PT Sans" w:eastAsia="Times New Roman" w:hAnsi="PT Sans" w:cs="Times New Roman"/>
          <w:color w:val="212529"/>
          <w:sz w:val="24"/>
          <w:szCs w:val="24"/>
          <w:lang w:eastAsia="en-CA"/>
        </w:rPr>
        <w:t>, </w:t>
      </w:r>
      <w:r w:rsidRPr="002B64FE">
        <w:rPr>
          <w:rFonts w:ascii="Consolas" w:eastAsia="Times New Roman" w:hAnsi="Consolas" w:cs="Courier New"/>
          <w:color w:val="212529"/>
          <w:sz w:val="21"/>
          <w:szCs w:val="21"/>
          <w:shd w:val="clear" w:color="auto" w:fill="E9ECEF"/>
          <w:lang w:eastAsia="en-CA"/>
        </w:rPr>
        <w:t>number</w:t>
      </w:r>
      <w:r w:rsidRPr="002B64FE">
        <w:rPr>
          <w:rFonts w:ascii="PT Sans" w:eastAsia="Times New Roman" w:hAnsi="PT Sans" w:cs="Times New Roman"/>
          <w:color w:val="212529"/>
          <w:sz w:val="24"/>
          <w:szCs w:val="24"/>
          <w:lang w:eastAsia="en-CA"/>
        </w:rPr>
        <w:t>, or something else entirely) can have </w:t>
      </w:r>
      <w:r w:rsidRPr="002B64FE">
        <w:rPr>
          <w:rFonts w:ascii="Consolas" w:eastAsia="Times New Roman" w:hAnsi="Consolas" w:cs="Courier New"/>
          <w:color w:val="212529"/>
          <w:sz w:val="21"/>
          <w:szCs w:val="21"/>
          <w:shd w:val="clear" w:color="auto" w:fill="E9ECEF"/>
          <w:lang w:eastAsia="en-CA"/>
        </w:rPr>
        <w:t>name</w:t>
      </w:r>
      <w:r w:rsidRPr="002B64FE">
        <w:rPr>
          <w:rFonts w:ascii="PT Sans" w:eastAsia="Times New Roman" w:hAnsi="PT Sans" w:cs="Times New Roman"/>
          <w:color w:val="212529"/>
          <w:sz w:val="24"/>
          <w:szCs w:val="24"/>
          <w:lang w:eastAsia="en-CA"/>
        </w:rPr>
        <w:t> and </w:t>
      </w:r>
      <w:r w:rsidRPr="002B64FE">
        <w:rPr>
          <w:rFonts w:ascii="Consolas" w:eastAsia="Times New Roman" w:hAnsi="Consolas" w:cs="Courier New"/>
          <w:color w:val="212529"/>
          <w:sz w:val="21"/>
          <w:szCs w:val="21"/>
          <w:shd w:val="clear" w:color="auto" w:fill="E9ECEF"/>
          <w:lang w:eastAsia="en-CA"/>
        </w:rPr>
        <w:t>value</w:t>
      </w:r>
      <w:r w:rsidRPr="002B64FE">
        <w:rPr>
          <w:rFonts w:ascii="PT Sans" w:eastAsia="Times New Roman" w:hAnsi="PT Sans" w:cs="Times New Roman"/>
          <w:color w:val="212529"/>
          <w:sz w:val="24"/>
          <w:szCs w:val="24"/>
          <w:lang w:eastAsia="en-CA"/>
        </w:rPr>
        <w:t> attributes that will become GET parameters when a form is submitted.</w:t>
      </w:r>
    </w:p>
    <w:p w:rsidR="002B64FE" w:rsidRPr="002B64FE" w:rsidRDefault="002B64FE" w:rsidP="002B64FE">
      <w:pPr>
        <w:numPr>
          <w:ilvl w:val="1"/>
          <w:numId w:val="3"/>
        </w:numPr>
        <w:shd w:val="clear" w:color="auto" w:fill="FFFFFF"/>
        <w:spacing w:before="100" w:beforeAutospacing="1" w:after="0" w:line="240" w:lineRule="auto"/>
        <w:ind w:left="1200"/>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You’re may also find it helpful to look at Google’s own HTML to answer these questions. In most browsers, you can control-click or right-click on a page and choose “View Page Source” to view the page’s underlying HTML.</w:t>
      </w:r>
    </w:p>
    <w:p w:rsidR="002B64FE" w:rsidRPr="002B64FE" w:rsidRDefault="002B64FE" w:rsidP="002B64FE">
      <w:pPr>
        <w:numPr>
          <w:ilvl w:val="0"/>
          <w:numId w:val="3"/>
        </w:numPr>
        <w:shd w:val="clear" w:color="auto" w:fill="FFFFFF"/>
        <w:spacing w:before="100" w:beforeAutospacing="1" w:after="0" w:line="240" w:lineRule="auto"/>
        <w:ind w:left="600"/>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To include an input field in a form that users cannot see or modify, you can use a </w:t>
      </w:r>
      <w:hyperlink r:id="rId11" w:history="1">
        <w:r w:rsidRPr="002B64FE">
          <w:rPr>
            <w:rFonts w:ascii="PT Sans" w:eastAsia="Times New Roman" w:hAnsi="PT Sans" w:cs="Times New Roman"/>
            <w:color w:val="A51C30"/>
            <w:sz w:val="24"/>
            <w:szCs w:val="24"/>
            <w:lang w:eastAsia="en-CA"/>
          </w:rPr>
          <w:t>“hidden”</w:t>
        </w:r>
      </w:hyperlink>
      <w:r w:rsidRPr="002B64FE">
        <w:rPr>
          <w:rFonts w:ascii="PT Sans" w:eastAsia="Times New Roman" w:hAnsi="PT Sans" w:cs="Times New Roman"/>
          <w:color w:val="212529"/>
          <w:sz w:val="24"/>
          <w:szCs w:val="24"/>
          <w:lang w:eastAsia="en-CA"/>
        </w:rPr>
        <w:t> input field.</w:t>
      </w:r>
    </w:p>
    <w:p w:rsidR="002B64FE" w:rsidRPr="002B64FE" w:rsidRDefault="00F428AF" w:rsidP="002B64FE">
      <w:pPr>
        <w:pBdr>
          <w:bottom w:val="single" w:sz="6" w:space="0" w:color="E9ECEF"/>
        </w:pBdr>
        <w:shd w:val="clear" w:color="auto" w:fill="FFFFFF"/>
        <w:spacing w:after="0" w:afterAutospacing="1" w:line="240" w:lineRule="auto"/>
        <w:outlineLvl w:val="1"/>
        <w:rPr>
          <w:rFonts w:ascii="PT Sans" w:eastAsia="Times New Roman" w:hAnsi="PT Sans" w:cs="Times New Roman"/>
          <w:b/>
          <w:bCs/>
          <w:color w:val="212529"/>
          <w:sz w:val="36"/>
          <w:szCs w:val="36"/>
          <w:lang w:eastAsia="en-CA"/>
        </w:rPr>
      </w:pPr>
      <w:hyperlink r:id="rId12" w:anchor="how-to-submit" w:history="1">
        <w:r w:rsidR="002B64FE" w:rsidRPr="002B64FE">
          <w:rPr>
            <w:rFonts w:ascii="PT Sans" w:eastAsia="Times New Roman" w:hAnsi="PT Sans" w:cs="Times New Roman"/>
            <w:b/>
            <w:bCs/>
            <w:color w:val="0000FF"/>
            <w:sz w:val="36"/>
            <w:szCs w:val="36"/>
            <w:lang w:eastAsia="en-CA"/>
          </w:rPr>
          <w:t>How to Submit</w:t>
        </w:r>
      </w:hyperlink>
    </w:p>
    <w:p w:rsidR="002B64FE" w:rsidRPr="002B64FE" w:rsidRDefault="002B64FE" w:rsidP="002B64FE">
      <w:pPr>
        <w:shd w:val="clear" w:color="auto" w:fill="F8D7DA"/>
        <w:spacing w:after="0" w:line="240" w:lineRule="auto"/>
        <w:rPr>
          <w:rFonts w:ascii="PT Sans" w:eastAsia="Times New Roman" w:hAnsi="PT Sans" w:cs="Times New Roman"/>
          <w:color w:val="721C24"/>
          <w:sz w:val="24"/>
          <w:szCs w:val="24"/>
          <w:lang w:eastAsia="en-CA"/>
        </w:rPr>
      </w:pPr>
      <w:r w:rsidRPr="002B64FE">
        <w:rPr>
          <w:rFonts w:ascii="PT Sans" w:eastAsia="Times New Roman" w:hAnsi="PT Sans" w:cs="Times New Roman"/>
          <w:b/>
          <w:bCs/>
          <w:color w:val="721C24"/>
          <w:sz w:val="24"/>
          <w:szCs w:val="24"/>
          <w:lang w:eastAsia="en-CA"/>
        </w:rPr>
        <w:lastRenderedPageBreak/>
        <w:t>Hold on!</w:t>
      </w:r>
      <w:r w:rsidRPr="002B64FE">
        <w:rPr>
          <w:rFonts w:ascii="PT Sans" w:eastAsia="Times New Roman" w:hAnsi="PT Sans" w:cs="Times New Roman"/>
          <w:color w:val="721C24"/>
          <w:sz w:val="24"/>
          <w:szCs w:val="24"/>
          <w:lang w:eastAsia="en-CA"/>
        </w:rPr>
        <w:t> If you have already submitted and received a passing grade on the </w:t>
      </w:r>
      <w:hyperlink r:id="rId13" w:history="1">
        <w:r w:rsidRPr="002B64FE">
          <w:rPr>
            <w:rFonts w:ascii="PT Sans" w:eastAsia="Times New Roman" w:hAnsi="PT Sans" w:cs="Times New Roman"/>
            <w:b/>
            <w:bCs/>
            <w:color w:val="491217"/>
            <w:sz w:val="24"/>
            <w:szCs w:val="24"/>
            <w:lang w:eastAsia="en-CA"/>
          </w:rPr>
          <w:t>prior version of Project 0</w:t>
        </w:r>
      </w:hyperlink>
      <w:r w:rsidRPr="002B64FE">
        <w:rPr>
          <w:rFonts w:ascii="PT Sans" w:eastAsia="Times New Roman" w:hAnsi="PT Sans" w:cs="Times New Roman"/>
          <w:color w:val="721C24"/>
          <w:sz w:val="24"/>
          <w:szCs w:val="24"/>
          <w:lang w:eastAsia="en-CA"/>
        </w:rPr>
        <w:t> (Homepage), please stop here. You already have received an equivalence credit for this project, and you should not submit this assignment, as it will have no impact on your progress in the course and will therefore only slow our graders down!</w:t>
      </w:r>
    </w:p>
    <w:p w:rsidR="002B64FE" w:rsidRPr="002B64FE" w:rsidRDefault="002B64FE" w:rsidP="002B64FE">
      <w:pPr>
        <w:numPr>
          <w:ilvl w:val="0"/>
          <w:numId w:val="4"/>
        </w:numPr>
        <w:shd w:val="clear" w:color="auto" w:fill="FFFFFF"/>
        <w:spacing w:before="100" w:beforeAutospacing="1" w:after="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Visit </w:t>
      </w:r>
      <w:hyperlink r:id="rId14" w:history="1">
        <w:r w:rsidRPr="002B64FE">
          <w:rPr>
            <w:rFonts w:ascii="PT Sans" w:eastAsia="Times New Roman" w:hAnsi="PT Sans" w:cs="Times New Roman"/>
            <w:color w:val="A51C30"/>
            <w:sz w:val="24"/>
            <w:szCs w:val="24"/>
            <w:lang w:eastAsia="en-CA"/>
          </w:rPr>
          <w:t>this link</w:t>
        </w:r>
      </w:hyperlink>
      <w:r w:rsidRPr="002B64FE">
        <w:rPr>
          <w:rFonts w:ascii="PT Sans" w:eastAsia="Times New Roman" w:hAnsi="PT Sans" w:cs="Times New Roman"/>
          <w:color w:val="212529"/>
          <w:sz w:val="24"/>
          <w:szCs w:val="24"/>
          <w:lang w:eastAsia="en-CA"/>
        </w:rPr>
        <w:t>, log in with your GitHub account, and click </w:t>
      </w:r>
      <w:r w:rsidRPr="002B64FE">
        <w:rPr>
          <w:rFonts w:ascii="PT Sans" w:eastAsia="Times New Roman" w:hAnsi="PT Sans" w:cs="Times New Roman"/>
          <w:b/>
          <w:bCs/>
          <w:color w:val="212529"/>
          <w:sz w:val="24"/>
          <w:szCs w:val="24"/>
          <w:lang w:eastAsia="en-CA"/>
        </w:rPr>
        <w:t>Authorize cs50</w:t>
      </w:r>
      <w:r w:rsidRPr="002B64FE">
        <w:rPr>
          <w:rFonts w:ascii="PT Sans" w:eastAsia="Times New Roman" w:hAnsi="PT Sans" w:cs="Times New Roman"/>
          <w:color w:val="212529"/>
          <w:sz w:val="24"/>
          <w:szCs w:val="24"/>
          <w:lang w:eastAsia="en-CA"/>
        </w:rPr>
        <w:t>. Then, check the box indicating that you’d like to grant course staff access to your submissions, and click </w:t>
      </w:r>
      <w:r w:rsidRPr="002B64FE">
        <w:rPr>
          <w:rFonts w:ascii="PT Sans" w:eastAsia="Times New Roman" w:hAnsi="PT Sans" w:cs="Times New Roman"/>
          <w:b/>
          <w:bCs/>
          <w:color w:val="212529"/>
          <w:sz w:val="24"/>
          <w:szCs w:val="24"/>
          <w:lang w:eastAsia="en-CA"/>
        </w:rPr>
        <w:t>Join course</w:t>
      </w:r>
      <w:r w:rsidRPr="002B64FE">
        <w:rPr>
          <w:rFonts w:ascii="PT Sans" w:eastAsia="Times New Roman" w:hAnsi="PT Sans" w:cs="Times New Roman"/>
          <w:color w:val="212529"/>
          <w:sz w:val="24"/>
          <w:szCs w:val="24"/>
          <w:lang w:eastAsia="en-CA"/>
        </w:rPr>
        <w:t>.</w:t>
      </w:r>
    </w:p>
    <w:p w:rsidR="002B64FE" w:rsidRPr="002B64FE" w:rsidRDefault="00F428AF" w:rsidP="002B64FE">
      <w:pPr>
        <w:numPr>
          <w:ilvl w:val="0"/>
          <w:numId w:val="4"/>
        </w:numPr>
        <w:shd w:val="clear" w:color="auto" w:fill="FFFFFF"/>
        <w:spacing w:before="100" w:beforeAutospacing="1" w:after="0" w:line="240" w:lineRule="auto"/>
        <w:rPr>
          <w:rFonts w:ascii="PT Sans" w:eastAsia="Times New Roman" w:hAnsi="PT Sans" w:cs="Times New Roman"/>
          <w:color w:val="212529"/>
          <w:sz w:val="24"/>
          <w:szCs w:val="24"/>
          <w:lang w:eastAsia="en-CA"/>
        </w:rPr>
      </w:pPr>
      <w:hyperlink r:id="rId15" w:history="1">
        <w:r w:rsidR="002B64FE" w:rsidRPr="002B64FE">
          <w:rPr>
            <w:rFonts w:ascii="PT Sans" w:eastAsia="Times New Roman" w:hAnsi="PT Sans" w:cs="Times New Roman"/>
            <w:color w:val="A51C30"/>
            <w:sz w:val="24"/>
            <w:szCs w:val="24"/>
            <w:lang w:eastAsia="en-CA"/>
          </w:rPr>
          <w:t>Install Git</w:t>
        </w:r>
      </w:hyperlink>
      <w:r w:rsidR="002B64FE" w:rsidRPr="002B64FE">
        <w:rPr>
          <w:rFonts w:ascii="PT Sans" w:eastAsia="Times New Roman" w:hAnsi="PT Sans" w:cs="Times New Roman"/>
          <w:color w:val="212529"/>
          <w:sz w:val="24"/>
          <w:szCs w:val="24"/>
          <w:lang w:eastAsia="en-CA"/>
        </w:rPr>
        <w:t> and, optionally, </w:t>
      </w:r>
      <w:hyperlink r:id="rId16" w:history="1">
        <w:r w:rsidR="002B64FE" w:rsidRPr="002B64FE">
          <w:rPr>
            <w:rFonts w:ascii="PT Sans" w:eastAsia="Times New Roman" w:hAnsi="PT Sans" w:cs="Times New Roman"/>
            <w:color w:val="A51C30"/>
            <w:sz w:val="24"/>
            <w:szCs w:val="24"/>
            <w:lang w:eastAsia="en-CA"/>
          </w:rPr>
          <w:t>install </w:t>
        </w:r>
        <w:r w:rsidR="002B64FE" w:rsidRPr="002B64FE">
          <w:rPr>
            <w:rFonts w:ascii="Consolas" w:eastAsia="Times New Roman" w:hAnsi="Consolas" w:cs="Courier New"/>
            <w:color w:val="A51C30"/>
            <w:sz w:val="21"/>
            <w:szCs w:val="21"/>
            <w:shd w:val="clear" w:color="auto" w:fill="E9ECEF"/>
            <w:lang w:eastAsia="en-CA"/>
          </w:rPr>
          <w:t>submit50</w:t>
        </w:r>
      </w:hyperlink>
      <w:r w:rsidR="002B64FE" w:rsidRPr="002B64FE">
        <w:rPr>
          <w:rFonts w:ascii="PT Sans" w:eastAsia="Times New Roman" w:hAnsi="PT Sans" w:cs="Times New Roman"/>
          <w:color w:val="212529"/>
          <w:sz w:val="24"/>
          <w:szCs w:val="24"/>
          <w:lang w:eastAsia="en-CA"/>
        </w:rPr>
        <w:t>.</w:t>
      </w:r>
    </w:p>
    <w:p w:rsidR="002B64FE" w:rsidRPr="002B64FE" w:rsidRDefault="002B64FE" w:rsidP="002B64FE">
      <w:pPr>
        <w:shd w:val="clear" w:color="auto" w:fill="D4EDDA"/>
        <w:spacing w:after="0" w:afterAutospacing="1" w:line="240" w:lineRule="auto"/>
        <w:rPr>
          <w:rFonts w:ascii="PT Sans" w:eastAsia="Times New Roman" w:hAnsi="PT Sans" w:cs="Times New Roman"/>
          <w:color w:val="155724"/>
          <w:sz w:val="24"/>
          <w:szCs w:val="24"/>
          <w:lang w:eastAsia="en-CA"/>
        </w:rPr>
      </w:pPr>
      <w:r w:rsidRPr="002B64FE">
        <w:rPr>
          <w:rFonts w:ascii="PT Sans" w:eastAsia="Times New Roman" w:hAnsi="PT Sans" w:cs="Times New Roman"/>
          <w:color w:val="155724"/>
          <w:sz w:val="24"/>
          <w:szCs w:val="24"/>
          <w:lang w:eastAsia="en-CA"/>
        </w:rPr>
        <w:t>When you submit your project, the contents of your </w:t>
      </w:r>
      <w:r w:rsidRPr="002B64FE">
        <w:rPr>
          <w:rFonts w:ascii="Consolas" w:eastAsia="Times New Roman" w:hAnsi="Consolas" w:cs="Courier New"/>
          <w:color w:val="155724"/>
          <w:sz w:val="21"/>
          <w:szCs w:val="21"/>
          <w:shd w:val="clear" w:color="auto" w:fill="E9ECEF"/>
          <w:lang w:eastAsia="en-CA"/>
        </w:rPr>
        <w:t>web50/projects/2020/x/search</w:t>
      </w:r>
      <w:r w:rsidRPr="002B64FE">
        <w:rPr>
          <w:rFonts w:ascii="PT Sans" w:eastAsia="Times New Roman" w:hAnsi="PT Sans" w:cs="Times New Roman"/>
          <w:color w:val="155724"/>
          <w:sz w:val="24"/>
          <w:szCs w:val="24"/>
          <w:lang w:eastAsia="en-CA"/>
        </w:rPr>
        <w:t xml:space="preserve"> branch should match the file structure of the unzipped distribution code as originally received. </w:t>
      </w:r>
      <w:proofErr w:type="gramStart"/>
      <w:r w:rsidRPr="002B64FE">
        <w:rPr>
          <w:rFonts w:ascii="PT Sans" w:eastAsia="Times New Roman" w:hAnsi="PT Sans" w:cs="Times New Roman"/>
          <w:color w:val="155724"/>
          <w:sz w:val="24"/>
          <w:szCs w:val="24"/>
          <w:lang w:eastAsia="en-CA"/>
        </w:rPr>
        <w:t>That is to say, your</w:t>
      </w:r>
      <w:proofErr w:type="gramEnd"/>
      <w:r w:rsidRPr="002B64FE">
        <w:rPr>
          <w:rFonts w:ascii="PT Sans" w:eastAsia="Times New Roman" w:hAnsi="PT Sans" w:cs="Times New Roman"/>
          <w:color w:val="155724"/>
          <w:sz w:val="24"/>
          <w:szCs w:val="24"/>
          <w:lang w:eastAsia="en-CA"/>
        </w:rPr>
        <w:t xml:space="preserve"> files should not be nested inside of any other directories of your own creation (</w:t>
      </w:r>
      <w:r w:rsidRPr="002B64FE">
        <w:rPr>
          <w:rFonts w:ascii="Consolas" w:eastAsia="Times New Roman" w:hAnsi="Consolas" w:cs="Courier New"/>
          <w:color w:val="155724"/>
          <w:sz w:val="21"/>
          <w:szCs w:val="21"/>
          <w:shd w:val="clear" w:color="auto" w:fill="E9ECEF"/>
          <w:lang w:eastAsia="en-CA"/>
        </w:rPr>
        <w:t>search</w:t>
      </w:r>
      <w:r w:rsidRPr="002B64FE">
        <w:rPr>
          <w:rFonts w:ascii="PT Sans" w:eastAsia="Times New Roman" w:hAnsi="PT Sans" w:cs="Times New Roman"/>
          <w:color w:val="155724"/>
          <w:sz w:val="24"/>
          <w:szCs w:val="24"/>
          <w:lang w:eastAsia="en-CA"/>
        </w:rPr>
        <w:t> or </w:t>
      </w:r>
      <w:r w:rsidRPr="002B64FE">
        <w:rPr>
          <w:rFonts w:ascii="Consolas" w:eastAsia="Times New Roman" w:hAnsi="Consolas" w:cs="Courier New"/>
          <w:color w:val="155724"/>
          <w:sz w:val="21"/>
          <w:szCs w:val="21"/>
          <w:shd w:val="clear" w:color="auto" w:fill="E9ECEF"/>
          <w:lang w:eastAsia="en-CA"/>
        </w:rPr>
        <w:t>project0</w:t>
      </w:r>
      <w:r w:rsidRPr="002B64FE">
        <w:rPr>
          <w:rFonts w:ascii="PT Sans" w:eastAsia="Times New Roman" w:hAnsi="PT Sans" w:cs="Times New Roman"/>
          <w:color w:val="155724"/>
          <w:sz w:val="24"/>
          <w:szCs w:val="24"/>
          <w:lang w:eastAsia="en-CA"/>
        </w:rPr>
        <w:t>, for example). Your branch should also not contain any code from any other projects, only this one. Failure to adhere to this file structure will likely result in your submission being rejected.</w:t>
      </w:r>
    </w:p>
    <w:p w:rsidR="002B64FE" w:rsidRPr="002B64FE" w:rsidRDefault="002B64FE" w:rsidP="002B64FE">
      <w:pPr>
        <w:shd w:val="clear" w:color="auto" w:fill="D4EDDA"/>
        <w:spacing w:after="0" w:line="240" w:lineRule="auto"/>
        <w:rPr>
          <w:rFonts w:ascii="PT Sans" w:eastAsia="Times New Roman" w:hAnsi="PT Sans" w:cs="Times New Roman"/>
          <w:color w:val="155724"/>
          <w:sz w:val="24"/>
          <w:szCs w:val="24"/>
          <w:lang w:eastAsia="en-CA"/>
        </w:rPr>
      </w:pPr>
      <w:r w:rsidRPr="002B64FE">
        <w:rPr>
          <w:rFonts w:ascii="PT Sans" w:eastAsia="Times New Roman" w:hAnsi="PT Sans" w:cs="Times New Roman"/>
          <w:color w:val="155724"/>
          <w:sz w:val="24"/>
          <w:szCs w:val="24"/>
          <w:lang w:eastAsia="en-CA"/>
        </w:rPr>
        <w:t>By way of example, for this project that means that if the grading staff visits </w:t>
      </w:r>
      <w:r w:rsidRPr="002B64FE">
        <w:rPr>
          <w:rFonts w:ascii="Consolas" w:eastAsia="Times New Roman" w:hAnsi="Consolas" w:cs="Courier New"/>
          <w:color w:val="155724"/>
          <w:sz w:val="21"/>
          <w:szCs w:val="21"/>
          <w:shd w:val="clear" w:color="auto" w:fill="E9ECEF"/>
          <w:lang w:eastAsia="en-CA"/>
        </w:rPr>
        <w:t>https://github.com/me50/USERNAME/blob/web50/projects/2020/x/search/index.html</w:t>
      </w:r>
      <w:r w:rsidRPr="002B64FE">
        <w:rPr>
          <w:rFonts w:ascii="PT Sans" w:eastAsia="Times New Roman" w:hAnsi="PT Sans" w:cs="Times New Roman"/>
          <w:color w:val="155724"/>
          <w:sz w:val="24"/>
          <w:szCs w:val="24"/>
          <w:lang w:eastAsia="en-CA"/>
        </w:rPr>
        <w:t> (where </w:t>
      </w:r>
      <w:r w:rsidRPr="002B64FE">
        <w:rPr>
          <w:rFonts w:ascii="Consolas" w:eastAsia="Times New Roman" w:hAnsi="Consolas" w:cs="Courier New"/>
          <w:color w:val="155724"/>
          <w:sz w:val="21"/>
          <w:szCs w:val="21"/>
          <w:shd w:val="clear" w:color="auto" w:fill="E9ECEF"/>
          <w:lang w:eastAsia="en-CA"/>
        </w:rPr>
        <w:t>USERNAME</w:t>
      </w:r>
      <w:r w:rsidRPr="002B64FE">
        <w:rPr>
          <w:rFonts w:ascii="PT Sans" w:eastAsia="Times New Roman" w:hAnsi="PT Sans" w:cs="Times New Roman"/>
          <w:color w:val="155724"/>
          <w:sz w:val="24"/>
          <w:szCs w:val="24"/>
          <w:lang w:eastAsia="en-CA"/>
        </w:rPr>
        <w:t> is your own GitHub username as provided in the form, below) your submission for this project should be what appears. If it doesn’t, reorganize your repository as needed to match this paradigm.</w:t>
      </w:r>
    </w:p>
    <w:p w:rsidR="002B64FE" w:rsidRPr="002B64FE" w:rsidRDefault="002B64FE" w:rsidP="002B64FE">
      <w:pPr>
        <w:numPr>
          <w:ilvl w:val="0"/>
          <w:numId w:val="5"/>
        </w:numPr>
        <w:shd w:val="clear" w:color="auto" w:fill="FFFFFF"/>
        <w:spacing w:before="100" w:beforeAutospacing="1" w:after="100" w:afterAutospacing="1"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If you’ve installed </w:t>
      </w:r>
      <w:r w:rsidRPr="002B64FE">
        <w:rPr>
          <w:rFonts w:ascii="Consolas" w:eastAsia="Times New Roman" w:hAnsi="Consolas" w:cs="Courier New"/>
          <w:color w:val="212529"/>
          <w:sz w:val="21"/>
          <w:szCs w:val="21"/>
          <w:shd w:val="clear" w:color="auto" w:fill="E9ECEF"/>
          <w:lang w:eastAsia="en-CA"/>
        </w:rPr>
        <w:t>submit50</w:t>
      </w:r>
      <w:r w:rsidRPr="002B64FE">
        <w:rPr>
          <w:rFonts w:ascii="PT Sans" w:eastAsia="Times New Roman" w:hAnsi="PT Sans" w:cs="Times New Roman"/>
          <w:color w:val="212529"/>
          <w:sz w:val="24"/>
          <w:szCs w:val="24"/>
          <w:lang w:eastAsia="en-CA"/>
        </w:rPr>
        <w:t>, execute</w:t>
      </w:r>
    </w:p>
    <w:p w:rsidR="002B64FE" w:rsidRPr="002B64FE" w:rsidRDefault="002B64FE" w:rsidP="002B64FE">
      <w:pPr>
        <w:numPr>
          <w:ilvl w:val="0"/>
          <w:numId w:val="5"/>
        </w:numPr>
        <w:shd w:val="clear" w:color="auto" w:fill="F8F9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lang w:eastAsia="en-CA"/>
        </w:rPr>
      </w:pPr>
      <w:r w:rsidRPr="002B64FE">
        <w:rPr>
          <w:rFonts w:ascii="Consolas" w:eastAsia="Times New Roman" w:hAnsi="Consolas" w:cs="Courier New"/>
          <w:color w:val="444444"/>
          <w:sz w:val="20"/>
          <w:szCs w:val="20"/>
          <w:lang w:eastAsia="en-CA"/>
        </w:rPr>
        <w:t>submit50 web50/projects/2020/x/search</w:t>
      </w:r>
    </w:p>
    <w:p w:rsidR="002B64FE" w:rsidRPr="002B64FE" w:rsidRDefault="002B64FE" w:rsidP="002B64FE">
      <w:pPr>
        <w:shd w:val="clear" w:color="auto" w:fill="FFFFFF"/>
        <w:spacing w:after="0" w:line="240" w:lineRule="auto"/>
        <w:ind w:left="720"/>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Otherwise, using Git, push your work to </w:t>
      </w:r>
      <w:r w:rsidRPr="002B64FE">
        <w:rPr>
          <w:rFonts w:ascii="Consolas" w:eastAsia="Times New Roman" w:hAnsi="Consolas" w:cs="Courier New"/>
          <w:color w:val="212529"/>
          <w:sz w:val="21"/>
          <w:szCs w:val="21"/>
          <w:shd w:val="clear" w:color="auto" w:fill="E9ECEF"/>
          <w:lang w:eastAsia="en-CA"/>
        </w:rPr>
        <w:t>https://github.com/me50/USERNAME.git</w:t>
      </w:r>
      <w:r w:rsidRPr="002B64FE">
        <w:rPr>
          <w:rFonts w:ascii="PT Sans" w:eastAsia="Times New Roman" w:hAnsi="PT Sans" w:cs="Times New Roman"/>
          <w:color w:val="212529"/>
          <w:sz w:val="24"/>
          <w:szCs w:val="24"/>
          <w:lang w:eastAsia="en-CA"/>
        </w:rPr>
        <w:t>, where </w:t>
      </w:r>
      <w:r w:rsidRPr="002B64FE">
        <w:rPr>
          <w:rFonts w:ascii="Consolas" w:eastAsia="Times New Roman" w:hAnsi="Consolas" w:cs="Courier New"/>
          <w:color w:val="212529"/>
          <w:sz w:val="21"/>
          <w:szCs w:val="21"/>
          <w:shd w:val="clear" w:color="auto" w:fill="E9ECEF"/>
          <w:lang w:eastAsia="en-CA"/>
        </w:rPr>
        <w:t>USERNAME</w:t>
      </w:r>
      <w:r w:rsidRPr="002B64FE">
        <w:rPr>
          <w:rFonts w:ascii="PT Sans" w:eastAsia="Times New Roman" w:hAnsi="PT Sans" w:cs="Times New Roman"/>
          <w:color w:val="212529"/>
          <w:sz w:val="24"/>
          <w:szCs w:val="24"/>
          <w:lang w:eastAsia="en-CA"/>
        </w:rPr>
        <w:t> is your GitHub username, on a branch called </w:t>
      </w:r>
      <w:r w:rsidRPr="002B64FE">
        <w:rPr>
          <w:rFonts w:ascii="Consolas" w:eastAsia="Times New Roman" w:hAnsi="Consolas" w:cs="Courier New"/>
          <w:color w:val="212529"/>
          <w:sz w:val="21"/>
          <w:szCs w:val="21"/>
          <w:shd w:val="clear" w:color="auto" w:fill="E9ECEF"/>
          <w:lang w:eastAsia="en-CA"/>
        </w:rPr>
        <w:t>web50/projects/2020/x/search</w:t>
      </w:r>
      <w:r w:rsidRPr="002B64FE">
        <w:rPr>
          <w:rFonts w:ascii="PT Sans" w:eastAsia="Times New Roman" w:hAnsi="PT Sans" w:cs="Times New Roman"/>
          <w:color w:val="212529"/>
          <w:sz w:val="24"/>
          <w:szCs w:val="24"/>
          <w:lang w:eastAsia="en-CA"/>
        </w:rPr>
        <w:t>.</w:t>
      </w:r>
    </w:p>
    <w:p w:rsidR="002B64FE" w:rsidRPr="002B64FE" w:rsidRDefault="00F428AF" w:rsidP="002B64FE">
      <w:pPr>
        <w:numPr>
          <w:ilvl w:val="0"/>
          <w:numId w:val="5"/>
        </w:numPr>
        <w:shd w:val="clear" w:color="auto" w:fill="FFFFFF"/>
        <w:spacing w:before="100" w:beforeAutospacing="1" w:after="0" w:afterAutospacing="1" w:line="240" w:lineRule="auto"/>
        <w:rPr>
          <w:rFonts w:ascii="PT Sans" w:eastAsia="Times New Roman" w:hAnsi="PT Sans" w:cs="Times New Roman"/>
          <w:color w:val="212529"/>
          <w:sz w:val="24"/>
          <w:szCs w:val="24"/>
          <w:lang w:eastAsia="en-CA"/>
        </w:rPr>
      </w:pPr>
      <w:hyperlink r:id="rId17" w:history="1">
        <w:r w:rsidR="002B64FE" w:rsidRPr="002B64FE">
          <w:rPr>
            <w:rFonts w:ascii="PT Sans" w:eastAsia="Times New Roman" w:hAnsi="PT Sans" w:cs="Times New Roman"/>
            <w:color w:val="A51C30"/>
            <w:sz w:val="24"/>
            <w:szCs w:val="24"/>
            <w:lang w:eastAsia="en-CA"/>
          </w:rPr>
          <w:t>Record a screencast</w:t>
        </w:r>
      </w:hyperlink>
      <w:r w:rsidR="002B64FE" w:rsidRPr="002B64FE">
        <w:rPr>
          <w:rFonts w:ascii="PT Sans" w:eastAsia="Times New Roman" w:hAnsi="PT Sans" w:cs="Times New Roman"/>
          <w:color w:val="212529"/>
          <w:sz w:val="24"/>
          <w:szCs w:val="24"/>
          <w:lang w:eastAsia="en-CA"/>
        </w:rPr>
        <w:t> not to exceed 5 minutes in length, in which you demonstrate your project’s functionality. Be certain that every element of the specification, above, is demonstrated in your video. There’s no need to show your code in this video, just your application in action; we’ll review your code on GitHub. </w:t>
      </w:r>
      <w:hyperlink r:id="rId18" w:history="1">
        <w:r w:rsidR="002B64FE" w:rsidRPr="002B64FE">
          <w:rPr>
            <w:rFonts w:ascii="PT Sans" w:eastAsia="Times New Roman" w:hAnsi="PT Sans" w:cs="Times New Roman"/>
            <w:color w:val="A51C30"/>
            <w:sz w:val="24"/>
            <w:szCs w:val="24"/>
            <w:lang w:eastAsia="en-CA"/>
          </w:rPr>
          <w:t>Upload that video to YouTube</w:t>
        </w:r>
      </w:hyperlink>
      <w:r w:rsidR="002B64FE" w:rsidRPr="002B64FE">
        <w:rPr>
          <w:rFonts w:ascii="PT Sans" w:eastAsia="Times New Roman" w:hAnsi="PT Sans" w:cs="Times New Roman"/>
          <w:color w:val="212529"/>
          <w:sz w:val="24"/>
          <w:szCs w:val="24"/>
          <w:lang w:eastAsia="en-CA"/>
        </w:rPr>
        <w:t> (as unlisted or public, but not private) or somewhere else. In your video’s description, you must timestamp where your video demonstrates each of the seven (7) elements of the specification. </w:t>
      </w:r>
      <w:r w:rsidR="002B64FE" w:rsidRPr="002B64FE">
        <w:rPr>
          <w:rFonts w:ascii="PT Sans" w:eastAsia="Times New Roman" w:hAnsi="PT Sans" w:cs="Times New Roman"/>
          <w:b/>
          <w:bCs/>
          <w:color w:val="212529"/>
          <w:sz w:val="24"/>
          <w:szCs w:val="24"/>
          <w:lang w:eastAsia="en-CA"/>
        </w:rPr>
        <w:t>This is not optional</w:t>
      </w:r>
      <w:r w:rsidR="002B64FE" w:rsidRPr="002B64FE">
        <w:rPr>
          <w:rFonts w:ascii="PT Sans" w:eastAsia="Times New Roman" w:hAnsi="PT Sans" w:cs="Times New Roman"/>
          <w:color w:val="212529"/>
          <w:sz w:val="24"/>
          <w:szCs w:val="24"/>
          <w:lang w:eastAsia="en-CA"/>
        </w:rPr>
        <w:t>, videos without timestamps in their description will be automatically rejected.</w:t>
      </w:r>
    </w:p>
    <w:p w:rsidR="002B64FE" w:rsidRPr="002B64FE" w:rsidRDefault="002B64FE" w:rsidP="002B64FE">
      <w:pPr>
        <w:numPr>
          <w:ilvl w:val="0"/>
          <w:numId w:val="5"/>
        </w:numPr>
        <w:shd w:val="clear" w:color="auto" w:fill="FFFFFF"/>
        <w:spacing w:before="100" w:beforeAutospacing="1" w:after="0"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Submit </w:t>
      </w:r>
      <w:hyperlink r:id="rId19" w:history="1">
        <w:r w:rsidRPr="002B64FE">
          <w:rPr>
            <w:rFonts w:ascii="PT Sans" w:eastAsia="Times New Roman" w:hAnsi="PT Sans" w:cs="Times New Roman"/>
            <w:color w:val="A51C30"/>
            <w:sz w:val="24"/>
            <w:szCs w:val="24"/>
            <w:lang w:eastAsia="en-CA"/>
          </w:rPr>
          <w:t>this form</w:t>
        </w:r>
      </w:hyperlink>
      <w:r w:rsidRPr="002B64FE">
        <w:rPr>
          <w:rFonts w:ascii="PT Sans" w:eastAsia="Times New Roman" w:hAnsi="PT Sans" w:cs="Times New Roman"/>
          <w:color w:val="212529"/>
          <w:sz w:val="24"/>
          <w:szCs w:val="24"/>
          <w:lang w:eastAsia="en-CA"/>
        </w:rPr>
        <w:t>.</w:t>
      </w:r>
    </w:p>
    <w:p w:rsidR="002B64FE" w:rsidRPr="002B64FE" w:rsidRDefault="002B64FE" w:rsidP="002B64FE">
      <w:pPr>
        <w:shd w:val="clear" w:color="auto" w:fill="FFFFFF"/>
        <w:spacing w:after="0" w:line="240" w:lineRule="auto"/>
        <w:rPr>
          <w:rFonts w:ascii="PT Sans" w:eastAsia="Times New Roman" w:hAnsi="PT Sans" w:cs="Times New Roman"/>
          <w:color w:val="212529"/>
          <w:sz w:val="24"/>
          <w:szCs w:val="24"/>
          <w:lang w:eastAsia="en-CA"/>
        </w:rPr>
      </w:pPr>
      <w:r w:rsidRPr="002B64FE">
        <w:rPr>
          <w:rFonts w:ascii="PT Sans" w:eastAsia="Times New Roman" w:hAnsi="PT Sans" w:cs="Times New Roman"/>
          <w:color w:val="212529"/>
          <w:sz w:val="24"/>
          <w:szCs w:val="24"/>
          <w:lang w:eastAsia="en-CA"/>
        </w:rPr>
        <w:t>You can then go to </w:t>
      </w:r>
      <w:hyperlink r:id="rId20" w:history="1">
        <w:r w:rsidRPr="002B64FE">
          <w:rPr>
            <w:rFonts w:ascii="PT Sans" w:eastAsia="Times New Roman" w:hAnsi="PT Sans" w:cs="Times New Roman"/>
            <w:color w:val="A51C30"/>
            <w:sz w:val="24"/>
            <w:szCs w:val="24"/>
            <w:lang w:eastAsia="en-CA"/>
          </w:rPr>
          <w:t>https://cs50.me/cs50w</w:t>
        </w:r>
      </w:hyperlink>
      <w:r w:rsidRPr="002B64FE">
        <w:rPr>
          <w:rFonts w:ascii="PT Sans" w:eastAsia="Times New Roman" w:hAnsi="PT Sans" w:cs="Times New Roman"/>
          <w:color w:val="212529"/>
          <w:sz w:val="24"/>
          <w:szCs w:val="24"/>
          <w:lang w:eastAsia="en-CA"/>
        </w:rPr>
        <w:t> to view your current progress!</w:t>
      </w:r>
    </w:p>
    <w:p w:rsidR="00024140" w:rsidRDefault="00024140"/>
    <w:sectPr w:rsidR="000241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T Sans">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3A17C9"/>
    <w:multiLevelType w:val="multilevel"/>
    <w:tmpl w:val="7CE02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425B0"/>
    <w:multiLevelType w:val="multilevel"/>
    <w:tmpl w:val="2A44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C546B4"/>
    <w:multiLevelType w:val="multilevel"/>
    <w:tmpl w:val="67188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439E2"/>
    <w:multiLevelType w:val="multilevel"/>
    <w:tmpl w:val="8464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5753A"/>
    <w:multiLevelType w:val="multilevel"/>
    <w:tmpl w:val="20140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eoff Farnell">
    <w15:presenceInfo w15:providerId="AD" w15:userId="S::geoff.farnell@infor.com::d42e5925-c8c6-47ef-8fab-acb6367e27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FE"/>
    <w:rsid w:val="00024140"/>
    <w:rsid w:val="0016259A"/>
    <w:rsid w:val="002164CA"/>
    <w:rsid w:val="002B64FE"/>
    <w:rsid w:val="004C2170"/>
    <w:rsid w:val="007F5022"/>
    <w:rsid w:val="00C06AD5"/>
    <w:rsid w:val="00C478FB"/>
    <w:rsid w:val="00DA740B"/>
    <w:rsid w:val="00EA0D35"/>
    <w:rsid w:val="00F428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5062A"/>
  <w15:chartTrackingRefBased/>
  <w15:docId w15:val="{E9E3FDE1-E4FF-4B95-B871-C8774EAB5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64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2B64FE"/>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4FE"/>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2B64FE"/>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semiHidden/>
    <w:unhideWhenUsed/>
    <w:rsid w:val="002B64FE"/>
    <w:rPr>
      <w:color w:val="0000FF"/>
      <w:u w:val="single"/>
    </w:rPr>
  </w:style>
  <w:style w:type="paragraph" w:styleId="NormalWeb">
    <w:name w:val="Normal (Web)"/>
    <w:basedOn w:val="Normal"/>
    <w:uiPriority w:val="99"/>
    <w:semiHidden/>
    <w:unhideWhenUsed/>
    <w:rsid w:val="002B64FE"/>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TMLCode">
    <w:name w:val="HTML Code"/>
    <w:basedOn w:val="DefaultParagraphFont"/>
    <w:uiPriority w:val="99"/>
    <w:semiHidden/>
    <w:unhideWhenUsed/>
    <w:rsid w:val="002B64F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6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2B64FE"/>
    <w:rPr>
      <w:rFonts w:ascii="Courier New" w:eastAsia="Times New Roman" w:hAnsi="Courier New" w:cs="Courier New"/>
      <w:sz w:val="20"/>
      <w:szCs w:val="20"/>
      <w:lang w:eastAsia="en-CA"/>
    </w:rPr>
  </w:style>
  <w:style w:type="character" w:customStyle="1" w:styleId="cp">
    <w:name w:val="cp"/>
    <w:basedOn w:val="DefaultParagraphFont"/>
    <w:rsid w:val="002B64FE"/>
  </w:style>
  <w:style w:type="character" w:customStyle="1" w:styleId="nt">
    <w:name w:val="nt"/>
    <w:basedOn w:val="DefaultParagraphFont"/>
    <w:rsid w:val="002B64FE"/>
  </w:style>
  <w:style w:type="character" w:customStyle="1" w:styleId="na">
    <w:name w:val="na"/>
    <w:basedOn w:val="DefaultParagraphFont"/>
    <w:rsid w:val="002B64FE"/>
  </w:style>
  <w:style w:type="character" w:customStyle="1" w:styleId="s">
    <w:name w:val="s"/>
    <w:basedOn w:val="DefaultParagraphFont"/>
    <w:rsid w:val="002B64FE"/>
  </w:style>
  <w:style w:type="character" w:styleId="Strong">
    <w:name w:val="Strong"/>
    <w:basedOn w:val="DefaultParagraphFont"/>
    <w:uiPriority w:val="22"/>
    <w:qFormat/>
    <w:rsid w:val="002B64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745048">
      <w:bodyDiv w:val="1"/>
      <w:marLeft w:val="0"/>
      <w:marRight w:val="0"/>
      <w:marTop w:val="0"/>
      <w:marBottom w:val="0"/>
      <w:divBdr>
        <w:top w:val="none" w:sz="0" w:space="0" w:color="auto"/>
        <w:left w:val="none" w:sz="0" w:space="0" w:color="auto"/>
        <w:bottom w:val="none" w:sz="0" w:space="0" w:color="auto"/>
        <w:right w:val="none" w:sz="0" w:space="0" w:color="auto"/>
      </w:divBdr>
      <w:divsChild>
        <w:div w:id="1672836122">
          <w:marLeft w:val="0"/>
          <w:marRight w:val="0"/>
          <w:marTop w:val="0"/>
          <w:marBottom w:val="0"/>
          <w:divBdr>
            <w:top w:val="none" w:sz="0" w:space="0" w:color="auto"/>
            <w:left w:val="none" w:sz="0" w:space="0" w:color="auto"/>
            <w:bottom w:val="none" w:sz="0" w:space="0" w:color="auto"/>
            <w:right w:val="none" w:sz="0" w:space="0" w:color="auto"/>
          </w:divBdr>
          <w:divsChild>
            <w:div w:id="125181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70504">
      <w:bodyDiv w:val="1"/>
      <w:marLeft w:val="0"/>
      <w:marRight w:val="0"/>
      <w:marTop w:val="0"/>
      <w:marBottom w:val="0"/>
      <w:divBdr>
        <w:top w:val="none" w:sz="0" w:space="0" w:color="auto"/>
        <w:left w:val="none" w:sz="0" w:space="0" w:color="auto"/>
        <w:bottom w:val="none" w:sz="0" w:space="0" w:color="auto"/>
        <w:right w:val="none" w:sz="0" w:space="0" w:color="auto"/>
      </w:divBdr>
      <w:divsChild>
        <w:div w:id="1782719890">
          <w:marLeft w:val="0"/>
          <w:marRight w:val="0"/>
          <w:marTop w:val="0"/>
          <w:marBottom w:val="0"/>
          <w:divBdr>
            <w:top w:val="none" w:sz="0" w:space="0" w:color="auto"/>
            <w:left w:val="none" w:sz="0" w:space="0" w:color="auto"/>
            <w:bottom w:val="none" w:sz="0" w:space="0" w:color="auto"/>
            <w:right w:val="none" w:sz="0" w:space="0" w:color="auto"/>
          </w:divBdr>
        </w:div>
        <w:div w:id="1731533674">
          <w:marLeft w:val="0"/>
          <w:marRight w:val="0"/>
          <w:marTop w:val="0"/>
          <w:marBottom w:val="0"/>
          <w:divBdr>
            <w:top w:val="none" w:sz="0" w:space="0" w:color="auto"/>
            <w:left w:val="none" w:sz="0" w:space="0" w:color="auto"/>
            <w:bottom w:val="none" w:sz="0" w:space="0" w:color="auto"/>
            <w:right w:val="none" w:sz="0" w:space="0" w:color="auto"/>
          </w:divBdr>
        </w:div>
        <w:div w:id="2117552791">
          <w:marLeft w:val="0"/>
          <w:marRight w:val="0"/>
          <w:marTop w:val="0"/>
          <w:marBottom w:val="0"/>
          <w:divBdr>
            <w:top w:val="single" w:sz="6" w:space="0" w:color="F5C6CB"/>
            <w:left w:val="single" w:sz="6" w:space="0" w:color="F5C6CB"/>
            <w:bottom w:val="single" w:sz="6" w:space="0" w:color="F5C6CB"/>
            <w:right w:val="single" w:sz="6" w:space="0" w:color="F5C6CB"/>
          </w:divBdr>
        </w:div>
        <w:div w:id="160439118">
          <w:marLeft w:val="0"/>
          <w:marRight w:val="0"/>
          <w:marTop w:val="0"/>
          <w:marBottom w:val="0"/>
          <w:divBdr>
            <w:top w:val="single" w:sz="6" w:space="0" w:color="C3E6CB"/>
            <w:left w:val="single" w:sz="6" w:space="0" w:color="C3E6CB"/>
            <w:bottom w:val="single" w:sz="6" w:space="0" w:color="C3E6CB"/>
            <w:right w:val="single" w:sz="6" w:space="0" w:color="C3E6CB"/>
          </w:divBdr>
        </w:div>
        <w:div w:id="1474370063">
          <w:marLeft w:val="0"/>
          <w:marRight w:val="0"/>
          <w:marTop w:val="0"/>
          <w:marBottom w:val="0"/>
          <w:divBdr>
            <w:top w:val="none" w:sz="0" w:space="0" w:color="auto"/>
            <w:left w:val="none" w:sz="0" w:space="0" w:color="auto"/>
            <w:bottom w:val="none" w:sz="0" w:space="0" w:color="auto"/>
            <w:right w:val="none" w:sz="0" w:space="0" w:color="auto"/>
          </w:divBdr>
          <w:divsChild>
            <w:div w:id="191412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50.harvard.edu/web/2020/projects/0/search/" TargetMode="External"/><Relationship Id="rId13" Type="http://schemas.openxmlformats.org/officeDocument/2006/relationships/hyperlink" Target="https://docs.cs50.net/web/2020/x/projects/0/project0.html" TargetMode="External"/><Relationship Id="rId18" Type="http://schemas.openxmlformats.org/officeDocument/2006/relationships/hyperlink" Target="https://www.youtube.com/uploa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dn.cs50.net/web/2020/spring/projects/0/search.zip" TargetMode="External"/><Relationship Id="rId12" Type="http://schemas.openxmlformats.org/officeDocument/2006/relationships/hyperlink" Target="https://cs50.harvard.edu/web/2020/projects/0/search/" TargetMode="External"/><Relationship Id="rId17" Type="http://schemas.openxmlformats.org/officeDocument/2006/relationships/hyperlink" Target="https://www.howtogeek.com/205742/how-to-record-your-windows-mac-linux-android-or-ios-screen/" TargetMode="External"/><Relationship Id="rId2" Type="http://schemas.openxmlformats.org/officeDocument/2006/relationships/styles" Target="styles.xml"/><Relationship Id="rId16" Type="http://schemas.openxmlformats.org/officeDocument/2006/relationships/hyperlink" Target="https://cs50.readthedocs.io/submit50/" TargetMode="External"/><Relationship Id="rId20" Type="http://schemas.openxmlformats.org/officeDocument/2006/relationships/hyperlink" Target="https://cs50.me/cs50w" TargetMode="External"/><Relationship Id="rId1" Type="http://schemas.openxmlformats.org/officeDocument/2006/relationships/numbering" Target="numbering.xml"/><Relationship Id="rId6" Type="http://schemas.openxmlformats.org/officeDocument/2006/relationships/hyperlink" Target="https://cs50.harvard.edu/web/2020/projects/0/search/" TargetMode="External"/><Relationship Id="rId11" Type="http://schemas.openxmlformats.org/officeDocument/2006/relationships/hyperlink" Target="https://www.w3schools.com/tags/att_input_type_hidden.asp" TargetMode="External"/><Relationship Id="rId5" Type="http://schemas.openxmlformats.org/officeDocument/2006/relationships/hyperlink" Target="https://cs50.harvard.edu/web/2020/projects/0/search/" TargetMode="External"/><Relationship Id="rId15" Type="http://schemas.openxmlformats.org/officeDocument/2006/relationships/hyperlink" Target="https://git-scm.com/downloads" TargetMode="External"/><Relationship Id="rId23" Type="http://schemas.openxmlformats.org/officeDocument/2006/relationships/theme" Target="theme/theme1.xml"/><Relationship Id="rId10" Type="http://schemas.openxmlformats.org/officeDocument/2006/relationships/hyperlink" Target="https://cs50.harvard.edu/web/2020/projects/0/search/" TargetMode="External"/><Relationship Id="rId19" Type="http://schemas.openxmlformats.org/officeDocument/2006/relationships/hyperlink" Target="https://forms.cs50.io/9cc6fa15-012e-4661-80c7-fdcd2d6a5f93" TargetMode="External"/><Relationship Id="rId4" Type="http://schemas.openxmlformats.org/officeDocument/2006/relationships/webSettings" Target="webSettings.xml"/><Relationship Id="rId9" Type="http://schemas.openxmlformats.org/officeDocument/2006/relationships/hyperlink" Target="https://www.google.com/advanced_search" TargetMode="External"/><Relationship Id="rId14" Type="http://schemas.openxmlformats.org/officeDocument/2006/relationships/hyperlink" Target="https://submit.cs50.io/invites/89679428401548238ceb022f141b9947"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630</TotalTime>
  <Pages>1</Pages>
  <Words>1586</Words>
  <Characters>9042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 Farnell</dc:creator>
  <cp:keywords/>
  <dc:description/>
  <cp:lastModifiedBy>Geoff Farnell</cp:lastModifiedBy>
  <cp:revision>10</cp:revision>
  <dcterms:created xsi:type="dcterms:W3CDTF">2020-08-13T18:47:00Z</dcterms:created>
  <dcterms:modified xsi:type="dcterms:W3CDTF">2020-08-17T21:51:00Z</dcterms:modified>
</cp:coreProperties>
</file>